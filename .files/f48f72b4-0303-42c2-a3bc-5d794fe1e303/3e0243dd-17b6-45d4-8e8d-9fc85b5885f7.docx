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C9903" w14:textId="77777777" w:rsidR="00D9779B" w:rsidRPr="00E354C1" w:rsidRDefault="00F2621D" w:rsidP="00E354C1">
      <w:pPr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r w:rsidRPr="00E354C1">
        <w:rPr>
          <w:rFonts w:ascii="Times New Roman" w:eastAsia="Calibri" w:hAnsi="Times New Roman" w:cs="Times New Roman"/>
          <w:b/>
          <w:sz w:val="40"/>
          <w:szCs w:val="40"/>
          <w:u w:val="single"/>
        </w:rPr>
        <w:t>CONTRAT DE BAIL</w:t>
      </w:r>
    </w:p>
    <w:p w14:paraId="6C76ADB4" w14:textId="77777777" w:rsidR="00615B70" w:rsidRPr="002840BE" w:rsidRDefault="00615B70" w:rsidP="00C3461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FF2CA45" w14:textId="77777777" w:rsidR="00615B70" w:rsidRPr="00EE65CD" w:rsidRDefault="00615B70" w:rsidP="00EE65C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0467562" w14:textId="77777777" w:rsidR="00615B70" w:rsidRPr="002840BE" w:rsidRDefault="00615B70" w:rsidP="00EE65C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40BE">
        <w:rPr>
          <w:rFonts w:ascii="Times New Roman" w:hAnsi="Times New Roman" w:cs="Times New Roman"/>
          <w:b/>
          <w:sz w:val="24"/>
          <w:szCs w:val="24"/>
        </w:rPr>
        <w:t>Entre les Soussignés :</w:t>
      </w:r>
    </w:p>
    <w:p w14:paraId="6A1212E8" w14:textId="77777777" w:rsidR="00615B70" w:rsidRPr="002F43D9" w:rsidRDefault="00615B70" w:rsidP="00C3461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40BE">
        <w:rPr>
          <w:rFonts w:ascii="Times New Roman" w:hAnsi="Times New Roman" w:cs="Times New Roman"/>
          <w:sz w:val="24"/>
          <w:szCs w:val="24"/>
        </w:rPr>
        <w:t>M</w:t>
      </w:r>
      <w:r w:rsidR="002F43D9">
        <w:rPr>
          <w:rFonts w:ascii="Times New Roman" w:hAnsi="Times New Roman" w:cs="Times New Roman"/>
          <w:sz w:val="24"/>
          <w:szCs w:val="24"/>
        </w:rPr>
        <w:t xml:space="preserve">onsieur </w:t>
      </w:r>
      <w:r w:rsidR="002F43D9" w:rsidRPr="002F43D9">
        <w:rPr>
          <w:rFonts w:ascii="Times New Roman" w:hAnsi="Times New Roman" w:cs="Times New Roman"/>
          <w:b/>
          <w:sz w:val="24"/>
          <w:szCs w:val="24"/>
        </w:rPr>
        <w:t xml:space="preserve">Kouemo </w:t>
      </w:r>
      <w:proofErr w:type="spellStart"/>
      <w:r w:rsidR="002F43D9" w:rsidRPr="002F43D9">
        <w:rPr>
          <w:rFonts w:ascii="Times New Roman" w:hAnsi="Times New Roman" w:cs="Times New Roman"/>
          <w:b/>
          <w:sz w:val="24"/>
          <w:szCs w:val="24"/>
        </w:rPr>
        <w:t>Fostin</w:t>
      </w:r>
      <w:proofErr w:type="spellEnd"/>
    </w:p>
    <w:p w14:paraId="526C341C" w14:textId="77777777" w:rsidR="00615B70" w:rsidRPr="002840BE" w:rsidRDefault="00615B70" w:rsidP="00C34618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40BE">
        <w:rPr>
          <w:rFonts w:ascii="Times New Roman" w:eastAsia="Calibri" w:hAnsi="Times New Roman" w:cs="Times New Roman"/>
          <w:sz w:val="24"/>
          <w:szCs w:val="24"/>
        </w:rPr>
        <w:t>CNI N°</w:t>
      </w:r>
      <w:r w:rsidR="00AE19B5" w:rsidRPr="002840B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C17EA3E" w14:textId="77777777" w:rsidR="00615B70" w:rsidRPr="002840BE" w:rsidRDefault="00615B70" w:rsidP="00C34618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40BE">
        <w:rPr>
          <w:rFonts w:ascii="Times New Roman" w:eastAsia="Calibri" w:hAnsi="Times New Roman" w:cs="Times New Roman"/>
          <w:sz w:val="24"/>
          <w:szCs w:val="24"/>
        </w:rPr>
        <w:t>Nationalité </w:t>
      </w:r>
      <w:r w:rsidR="00765494" w:rsidRPr="002840BE">
        <w:rPr>
          <w:rFonts w:ascii="Times New Roman" w:eastAsia="Calibri" w:hAnsi="Times New Roman" w:cs="Times New Roman"/>
          <w:b/>
          <w:sz w:val="24"/>
          <w:szCs w:val="24"/>
        </w:rPr>
        <w:t xml:space="preserve">camerounaise </w:t>
      </w:r>
    </w:p>
    <w:p w14:paraId="5C821EB8" w14:textId="77777777" w:rsidR="00615B70" w:rsidRPr="002840BE" w:rsidRDefault="00615B70" w:rsidP="00C34618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40BE">
        <w:rPr>
          <w:rFonts w:ascii="Times New Roman" w:eastAsia="Calibri" w:hAnsi="Times New Roman" w:cs="Times New Roman"/>
          <w:sz w:val="24"/>
          <w:szCs w:val="24"/>
        </w:rPr>
        <w:t xml:space="preserve">Adresse actuelle </w:t>
      </w:r>
      <w:proofErr w:type="spellStart"/>
      <w:r w:rsidR="004B33B8">
        <w:rPr>
          <w:rFonts w:ascii="Times New Roman" w:eastAsia="Calibri" w:hAnsi="Times New Roman" w:cs="Times New Roman"/>
          <w:b/>
          <w:sz w:val="24"/>
          <w:szCs w:val="24"/>
        </w:rPr>
        <w:t>B</w:t>
      </w:r>
      <w:r w:rsidR="002F43D9">
        <w:rPr>
          <w:rFonts w:ascii="Times New Roman" w:eastAsia="Calibri" w:hAnsi="Times New Roman" w:cs="Times New Roman"/>
          <w:b/>
          <w:sz w:val="24"/>
          <w:szCs w:val="24"/>
        </w:rPr>
        <w:t>onaberi</w:t>
      </w:r>
      <w:proofErr w:type="spellEnd"/>
      <w:r w:rsidR="002F43D9">
        <w:rPr>
          <w:rFonts w:ascii="Times New Roman" w:eastAsia="Calibri" w:hAnsi="Times New Roman" w:cs="Times New Roman"/>
          <w:b/>
          <w:sz w:val="24"/>
          <w:szCs w:val="24"/>
        </w:rPr>
        <w:t>……… ?</w:t>
      </w:r>
    </w:p>
    <w:p w14:paraId="06E15CA7" w14:textId="77777777" w:rsidR="00615B70" w:rsidRPr="00EE65CD" w:rsidRDefault="002F43D9" w:rsidP="00C346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Désigné </w:t>
      </w:r>
      <w:r w:rsidR="00615B70" w:rsidRPr="002840BE">
        <w:rPr>
          <w:rFonts w:ascii="Times New Roman" w:eastAsia="Calibri" w:hAnsi="Times New Roman" w:cs="Times New Roman"/>
          <w:sz w:val="24"/>
          <w:szCs w:val="24"/>
        </w:rPr>
        <w:t>dans tout ce qui doit suivre ’’</w:t>
      </w:r>
      <w:r>
        <w:rPr>
          <w:rFonts w:ascii="Times New Roman" w:eastAsia="Calibri" w:hAnsi="Times New Roman" w:cs="Times New Roman"/>
          <w:b/>
          <w:sz w:val="24"/>
          <w:szCs w:val="24"/>
        </w:rPr>
        <w:t>le</w:t>
      </w:r>
      <w:r w:rsidR="00615B70" w:rsidRPr="002840BE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615B70" w:rsidRPr="00EE65CD">
        <w:rPr>
          <w:rFonts w:ascii="Times New Roman" w:hAnsi="Times New Roman" w:cs="Times New Roman"/>
          <w:b/>
          <w:sz w:val="24"/>
          <w:szCs w:val="24"/>
        </w:rPr>
        <w:t>Baille</w:t>
      </w:r>
      <w:r>
        <w:rPr>
          <w:rFonts w:ascii="Times New Roman" w:hAnsi="Times New Roman" w:cs="Times New Roman"/>
          <w:b/>
          <w:sz w:val="24"/>
          <w:szCs w:val="24"/>
        </w:rPr>
        <w:t>ur</w:t>
      </w:r>
      <w:r w:rsidR="00615B70" w:rsidRPr="002840BE">
        <w:rPr>
          <w:rFonts w:ascii="Times New Roman" w:hAnsi="Times New Roman" w:cs="Times New Roman"/>
          <w:b/>
          <w:sz w:val="24"/>
          <w:szCs w:val="24"/>
        </w:rPr>
        <w:t>’’,</w:t>
      </w:r>
      <w:r w:rsidR="00C34618">
        <w:rPr>
          <w:rFonts w:ascii="Times New Roman" w:hAnsi="Times New Roman" w:cs="Times New Roman"/>
          <w:sz w:val="24"/>
          <w:szCs w:val="24"/>
        </w:rPr>
        <w:t xml:space="preserve"> d’une part ;</w:t>
      </w:r>
    </w:p>
    <w:p w14:paraId="0EAC240D" w14:textId="77777777" w:rsidR="00615B70" w:rsidRDefault="004B33B8" w:rsidP="00C346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Représenté</w:t>
      </w:r>
      <w:r w:rsidR="008C3098">
        <w:rPr>
          <w:rFonts w:ascii="Times New Roman" w:hAnsi="Times New Roman" w:cs="Times New Roman"/>
          <w:sz w:val="24"/>
          <w:szCs w:val="24"/>
        </w:rPr>
        <w:t xml:space="preserve"> ici par ;</w:t>
      </w:r>
    </w:p>
    <w:p w14:paraId="7CEFAEBB" w14:textId="77777777" w:rsidR="008C3098" w:rsidRPr="00C34618" w:rsidRDefault="008C3098" w:rsidP="008C3098">
      <w:pPr>
        <w:spacing w:after="0"/>
        <w:ind w:left="-284" w:right="-28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2F43D9">
        <w:rPr>
          <w:rFonts w:ascii="Times New Roman" w:hAnsi="Times New Roman" w:cs="Times New Roman"/>
          <w:sz w:val="24"/>
          <w:szCs w:val="24"/>
        </w:rPr>
        <w:t>Monsieur …………</w:t>
      </w:r>
    </w:p>
    <w:p w14:paraId="120F3BFD" w14:textId="77777777" w:rsidR="008C3098" w:rsidRPr="002840BE" w:rsidRDefault="002F43D9" w:rsidP="008C3098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CNI N°………….</w:t>
      </w:r>
    </w:p>
    <w:p w14:paraId="6D7D1CB8" w14:textId="77777777" w:rsidR="002F43D9" w:rsidRDefault="008C3098" w:rsidP="008C3098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40BE">
        <w:rPr>
          <w:rFonts w:ascii="Times New Roman" w:eastAsia="Calibri" w:hAnsi="Times New Roman" w:cs="Times New Roman"/>
          <w:sz w:val="24"/>
          <w:szCs w:val="24"/>
        </w:rPr>
        <w:t xml:space="preserve">Nationalité : </w:t>
      </w:r>
    </w:p>
    <w:p w14:paraId="73C3A771" w14:textId="77777777" w:rsidR="008C3098" w:rsidRPr="002840BE" w:rsidRDefault="002F43D9" w:rsidP="008C3098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Profession :</w:t>
      </w:r>
    </w:p>
    <w:p w14:paraId="33FB89C5" w14:textId="77777777" w:rsidR="008C3098" w:rsidRPr="002840BE" w:rsidRDefault="002F43D9" w:rsidP="008C3098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Adresse actuelle :</w:t>
      </w:r>
    </w:p>
    <w:p w14:paraId="53E11DD0" w14:textId="77777777" w:rsidR="008C3098" w:rsidRDefault="008C3098" w:rsidP="00C346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E4186D5" w14:textId="77777777" w:rsidR="00615B70" w:rsidRPr="002840BE" w:rsidRDefault="00615B70" w:rsidP="00C3461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40BE">
        <w:rPr>
          <w:rFonts w:ascii="Times New Roman" w:hAnsi="Times New Roman" w:cs="Times New Roman"/>
          <w:b/>
          <w:sz w:val="24"/>
          <w:szCs w:val="24"/>
        </w:rPr>
        <w:t xml:space="preserve">Et </w:t>
      </w:r>
    </w:p>
    <w:p w14:paraId="32DE8427" w14:textId="77777777" w:rsidR="00615B70" w:rsidRPr="008C3098" w:rsidRDefault="00C34618" w:rsidP="00C34618">
      <w:pPr>
        <w:spacing w:after="0"/>
        <w:ind w:left="-284" w:right="-28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>M</w:t>
      </w:r>
      <w:r w:rsidR="002F43D9">
        <w:rPr>
          <w:rFonts w:ascii="Times New Roman" w:hAnsi="Times New Roman" w:cs="Times New Roman"/>
          <w:sz w:val="24"/>
          <w:szCs w:val="24"/>
        </w:rPr>
        <w:t xml:space="preserve">adame </w:t>
      </w:r>
    </w:p>
    <w:p w14:paraId="1D809FDE" w14:textId="77777777" w:rsidR="00615B70" w:rsidRPr="002840BE" w:rsidRDefault="00615B70" w:rsidP="00C34618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40BE">
        <w:rPr>
          <w:rFonts w:ascii="Times New Roman" w:eastAsia="Calibri" w:hAnsi="Times New Roman" w:cs="Times New Roman"/>
          <w:sz w:val="24"/>
          <w:szCs w:val="24"/>
        </w:rPr>
        <w:t>CNI N°</w:t>
      </w:r>
    </w:p>
    <w:p w14:paraId="6A81B700" w14:textId="77777777" w:rsidR="002F43D9" w:rsidRDefault="00615B70" w:rsidP="00C34618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40BE">
        <w:rPr>
          <w:rFonts w:ascii="Times New Roman" w:eastAsia="Calibri" w:hAnsi="Times New Roman" w:cs="Times New Roman"/>
          <w:sz w:val="24"/>
          <w:szCs w:val="24"/>
        </w:rPr>
        <w:t xml:space="preserve">Nationalité : </w:t>
      </w:r>
      <w:r w:rsidR="00B13CAB" w:rsidRPr="002840B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D56736A" w14:textId="77777777" w:rsidR="00615B70" w:rsidRPr="002840BE" w:rsidRDefault="00615B70" w:rsidP="00C34618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40BE">
        <w:rPr>
          <w:rFonts w:ascii="Times New Roman" w:eastAsia="Calibri" w:hAnsi="Times New Roman" w:cs="Times New Roman"/>
          <w:sz w:val="24"/>
          <w:szCs w:val="24"/>
        </w:rPr>
        <w:t>Profession :</w:t>
      </w:r>
      <w:r w:rsidR="002019FC">
        <w:rPr>
          <w:rFonts w:ascii="Times New Roman" w:eastAsia="Calibri" w:hAnsi="Times New Roman" w:cs="Times New Roman"/>
          <w:sz w:val="24"/>
          <w:szCs w:val="24"/>
        </w:rPr>
        <w:t> </w:t>
      </w:r>
    </w:p>
    <w:p w14:paraId="48965903" w14:textId="77777777" w:rsidR="00615B70" w:rsidRPr="002840BE" w:rsidRDefault="002F43D9" w:rsidP="00C34618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Adresse actuelle : </w:t>
      </w:r>
    </w:p>
    <w:p w14:paraId="4AE1A813" w14:textId="77777777" w:rsidR="00615B70" w:rsidRPr="00EE65CD" w:rsidRDefault="00615B70" w:rsidP="00C3461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40BE">
        <w:rPr>
          <w:rFonts w:ascii="Times New Roman" w:eastAsia="Calibri" w:hAnsi="Times New Roman" w:cs="Times New Roman"/>
          <w:sz w:val="24"/>
          <w:szCs w:val="24"/>
        </w:rPr>
        <w:t>Désigné dans tout ce qui va suivre : « </w:t>
      </w:r>
      <w:r w:rsidR="002F43D9">
        <w:rPr>
          <w:rFonts w:ascii="Times New Roman" w:eastAsia="Calibri" w:hAnsi="Times New Roman" w:cs="Times New Roman"/>
          <w:b/>
          <w:sz w:val="24"/>
          <w:szCs w:val="24"/>
        </w:rPr>
        <w:t xml:space="preserve">Le </w:t>
      </w:r>
      <w:r w:rsidRPr="002840BE">
        <w:rPr>
          <w:rFonts w:ascii="Times New Roman" w:eastAsia="Calibri" w:hAnsi="Times New Roman" w:cs="Times New Roman"/>
          <w:b/>
          <w:sz w:val="24"/>
          <w:szCs w:val="24"/>
        </w:rPr>
        <w:t>Locataire ».</w:t>
      </w:r>
    </w:p>
    <w:p w14:paraId="4DF9AE87" w14:textId="77777777" w:rsidR="00615B70" w:rsidRPr="002840BE" w:rsidRDefault="00615B70" w:rsidP="00C34618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EA951C6" w14:textId="77777777" w:rsidR="00615B70" w:rsidRPr="00C34618" w:rsidRDefault="00615B70" w:rsidP="00C34618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34618">
        <w:rPr>
          <w:rFonts w:ascii="Times New Roman" w:hAnsi="Times New Roman" w:cs="Times New Roman"/>
          <w:b/>
          <w:sz w:val="24"/>
          <w:szCs w:val="24"/>
          <w:u w:val="single"/>
        </w:rPr>
        <w:t>IL A ETE CONVENU</w:t>
      </w:r>
      <w:r w:rsidR="00C34618" w:rsidRPr="00C34618">
        <w:rPr>
          <w:rFonts w:ascii="Times New Roman" w:hAnsi="Times New Roman" w:cs="Times New Roman"/>
          <w:b/>
          <w:sz w:val="24"/>
          <w:szCs w:val="24"/>
          <w:u w:val="single"/>
        </w:rPr>
        <w:t xml:space="preserve"> ET ARRETE</w:t>
      </w:r>
      <w:r w:rsidRPr="00C34618">
        <w:rPr>
          <w:rFonts w:ascii="Times New Roman" w:hAnsi="Times New Roman" w:cs="Times New Roman"/>
          <w:b/>
          <w:sz w:val="24"/>
          <w:szCs w:val="24"/>
          <w:u w:val="single"/>
        </w:rPr>
        <w:t xml:space="preserve"> CE QUI SUIT</w:t>
      </w:r>
    </w:p>
    <w:p w14:paraId="40B305E0" w14:textId="77777777" w:rsidR="005B5216" w:rsidRPr="00EE65CD" w:rsidRDefault="005B5216" w:rsidP="00C3461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F54069" w14:textId="77777777" w:rsidR="00615B70" w:rsidRPr="002840BE" w:rsidRDefault="00615B70" w:rsidP="00C346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E65CD">
        <w:rPr>
          <w:rFonts w:ascii="Times New Roman" w:hAnsi="Times New Roman" w:cs="Times New Roman"/>
          <w:sz w:val="24"/>
          <w:szCs w:val="24"/>
        </w:rPr>
        <w:t xml:space="preserve">Le bailleur loue </w:t>
      </w:r>
      <w:r w:rsidRPr="002840BE">
        <w:rPr>
          <w:rFonts w:ascii="Times New Roman" w:hAnsi="Times New Roman" w:cs="Times New Roman"/>
          <w:sz w:val="24"/>
          <w:szCs w:val="24"/>
        </w:rPr>
        <w:t>le présent local</w:t>
      </w:r>
      <w:r w:rsidRPr="00EE65CD">
        <w:rPr>
          <w:rFonts w:ascii="Times New Roman" w:hAnsi="Times New Roman" w:cs="Times New Roman"/>
          <w:sz w:val="24"/>
          <w:szCs w:val="24"/>
        </w:rPr>
        <w:t xml:space="preserve"> au </w:t>
      </w:r>
      <w:r w:rsidRPr="002840BE">
        <w:rPr>
          <w:rFonts w:ascii="Times New Roman" w:hAnsi="Times New Roman" w:cs="Times New Roman"/>
          <w:sz w:val="24"/>
          <w:szCs w:val="24"/>
        </w:rPr>
        <w:t xml:space="preserve">locataire </w:t>
      </w:r>
      <w:r w:rsidRPr="00EE65CD">
        <w:rPr>
          <w:rFonts w:ascii="Times New Roman" w:hAnsi="Times New Roman" w:cs="Times New Roman"/>
          <w:sz w:val="24"/>
          <w:szCs w:val="24"/>
        </w:rPr>
        <w:t xml:space="preserve">qui accepte </w:t>
      </w:r>
      <w:r w:rsidRPr="002840BE">
        <w:rPr>
          <w:rFonts w:ascii="Times New Roman" w:hAnsi="Times New Roman" w:cs="Times New Roman"/>
          <w:sz w:val="24"/>
          <w:szCs w:val="24"/>
        </w:rPr>
        <w:t xml:space="preserve">les locaux dont la  </w:t>
      </w:r>
      <w:r w:rsidRPr="00EE65CD">
        <w:rPr>
          <w:rFonts w:ascii="Times New Roman" w:hAnsi="Times New Roman" w:cs="Times New Roman"/>
          <w:sz w:val="24"/>
          <w:szCs w:val="24"/>
        </w:rPr>
        <w:t>désignation sui</w:t>
      </w:r>
      <w:r w:rsidRPr="002840BE">
        <w:rPr>
          <w:rFonts w:ascii="Times New Roman" w:hAnsi="Times New Roman" w:cs="Times New Roman"/>
          <w:sz w:val="24"/>
          <w:szCs w:val="24"/>
        </w:rPr>
        <w:t>t</w:t>
      </w:r>
      <w:r w:rsidRPr="00EE65CD">
        <w:rPr>
          <w:rFonts w:ascii="Times New Roman" w:hAnsi="Times New Roman" w:cs="Times New Roman"/>
          <w:sz w:val="24"/>
          <w:szCs w:val="24"/>
        </w:rPr>
        <w:t>:</w:t>
      </w:r>
    </w:p>
    <w:p w14:paraId="11B4D46A" w14:textId="1F437282" w:rsidR="002F43D9" w:rsidRPr="0077421B" w:rsidRDefault="002F43D9" w:rsidP="002F43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7421B">
        <w:rPr>
          <w:rFonts w:ascii="Times New Roman" w:hAnsi="Times New Roman" w:cs="Times New Roman"/>
          <w:sz w:val="24"/>
          <w:szCs w:val="24"/>
        </w:rPr>
        <w:t xml:space="preserve">01 </w:t>
      </w:r>
      <w:r w:rsidR="00A4588F" w:rsidRPr="0077421B">
        <w:rPr>
          <w:rFonts w:ascii="Times New Roman" w:hAnsi="Times New Roman" w:cs="Times New Roman"/>
          <w:sz w:val="24"/>
          <w:szCs w:val="24"/>
        </w:rPr>
        <w:t>studio</w:t>
      </w:r>
      <w:r w:rsidRPr="0077421B">
        <w:rPr>
          <w:rFonts w:ascii="Times New Roman" w:hAnsi="Times New Roman" w:cs="Times New Roman"/>
          <w:sz w:val="24"/>
          <w:szCs w:val="24"/>
        </w:rPr>
        <w:t xml:space="preserve"> moderne </w:t>
      </w:r>
      <w:r w:rsidR="00A4588F" w:rsidRPr="0077421B">
        <w:rPr>
          <w:rFonts w:ascii="Times New Roman" w:hAnsi="Times New Roman" w:cs="Times New Roman"/>
          <w:sz w:val="24"/>
          <w:szCs w:val="24"/>
        </w:rPr>
        <w:t>uniquement destinée à l’habitation et</w:t>
      </w:r>
      <w:r w:rsidRPr="0077421B">
        <w:rPr>
          <w:rFonts w:ascii="Times New Roman" w:hAnsi="Times New Roman" w:cs="Times New Roman"/>
          <w:sz w:val="24"/>
          <w:szCs w:val="24"/>
        </w:rPr>
        <w:t xml:space="preserve"> composé de :</w:t>
      </w:r>
    </w:p>
    <w:p w14:paraId="4608EC07" w14:textId="62256ADA" w:rsidR="002F43D9" w:rsidRPr="0077421B" w:rsidRDefault="002F43D9" w:rsidP="00A4588F">
      <w:pPr>
        <w:pStyle w:val="Listenabsatz"/>
        <w:numPr>
          <w:ilvl w:val="0"/>
          <w:numId w:val="1"/>
        </w:numPr>
        <w:spacing w:after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7421B">
        <w:rPr>
          <w:rFonts w:ascii="Times New Roman" w:eastAsia="Calibri" w:hAnsi="Times New Roman" w:cs="Times New Roman"/>
          <w:b/>
          <w:sz w:val="24"/>
          <w:szCs w:val="24"/>
        </w:rPr>
        <w:t>0</w:t>
      </w:r>
      <w:r w:rsidR="00A4588F" w:rsidRPr="0077421B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Pr="0077421B">
        <w:rPr>
          <w:rFonts w:ascii="Times New Roman" w:eastAsia="Calibri" w:hAnsi="Times New Roman" w:cs="Times New Roman"/>
          <w:b/>
          <w:sz w:val="24"/>
          <w:szCs w:val="24"/>
        </w:rPr>
        <w:t xml:space="preserve"> chambre avec placard</w:t>
      </w:r>
      <w:r w:rsidR="00A4588F" w:rsidRPr="0077421B">
        <w:rPr>
          <w:rFonts w:ascii="Times New Roman" w:eastAsia="Calibri" w:hAnsi="Times New Roman" w:cs="Times New Roman"/>
          <w:b/>
          <w:sz w:val="24"/>
          <w:szCs w:val="24"/>
        </w:rPr>
        <w:t>s</w:t>
      </w:r>
    </w:p>
    <w:p w14:paraId="5F53B543" w14:textId="77777777" w:rsidR="002F43D9" w:rsidRPr="0077421B" w:rsidRDefault="002F43D9" w:rsidP="002F43D9">
      <w:pPr>
        <w:pStyle w:val="Listenabsatz"/>
        <w:numPr>
          <w:ilvl w:val="0"/>
          <w:numId w:val="1"/>
        </w:numPr>
        <w:spacing w:after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7421B">
        <w:rPr>
          <w:rFonts w:ascii="Times New Roman" w:eastAsia="Calibri" w:hAnsi="Times New Roman" w:cs="Times New Roman"/>
          <w:b/>
          <w:sz w:val="24"/>
          <w:szCs w:val="24"/>
        </w:rPr>
        <w:t xml:space="preserve">01 douche </w:t>
      </w:r>
    </w:p>
    <w:p w14:paraId="295DBAAF" w14:textId="77777777" w:rsidR="002F43D9" w:rsidRPr="0077421B" w:rsidRDefault="002F43D9" w:rsidP="002F43D9">
      <w:pPr>
        <w:pStyle w:val="Listenabsatz"/>
        <w:numPr>
          <w:ilvl w:val="0"/>
          <w:numId w:val="1"/>
        </w:numPr>
        <w:spacing w:after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7421B">
        <w:rPr>
          <w:rFonts w:ascii="Times New Roman" w:eastAsia="Calibri" w:hAnsi="Times New Roman" w:cs="Times New Roman"/>
          <w:b/>
          <w:sz w:val="24"/>
          <w:szCs w:val="24"/>
        </w:rPr>
        <w:t>01 cuisine</w:t>
      </w:r>
    </w:p>
    <w:p w14:paraId="0BCFA245" w14:textId="77777777" w:rsidR="002F43D9" w:rsidRPr="008E7C39" w:rsidRDefault="002F43D9" w:rsidP="008E7C39">
      <w:pPr>
        <w:pStyle w:val="Listenabsatz"/>
        <w:numPr>
          <w:ilvl w:val="0"/>
          <w:numId w:val="1"/>
        </w:numPr>
        <w:spacing w:after="0"/>
        <w:jc w:val="both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77421B">
        <w:rPr>
          <w:rFonts w:ascii="Times New Roman" w:eastAsia="Calibri" w:hAnsi="Times New Roman" w:cs="Times New Roman"/>
          <w:b/>
          <w:sz w:val="24"/>
          <w:szCs w:val="24"/>
        </w:rPr>
        <w:t xml:space="preserve">01 balcon </w:t>
      </w:r>
    </w:p>
    <w:p w14:paraId="3790EA9D" w14:textId="77777777" w:rsidR="00615B70" w:rsidRPr="002840BE" w:rsidRDefault="00615B70" w:rsidP="00C34618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D854FB1" w14:textId="77777777" w:rsidR="00615B70" w:rsidRPr="002840BE" w:rsidRDefault="005B5216" w:rsidP="00C34618">
      <w:pPr>
        <w:spacing w:after="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2840BE">
        <w:rPr>
          <w:rFonts w:ascii="Times New Roman" w:eastAsia="Calibri" w:hAnsi="Times New Roman" w:cs="Times New Roman"/>
          <w:b/>
          <w:sz w:val="24"/>
          <w:szCs w:val="24"/>
          <w:u w:val="single"/>
        </w:rPr>
        <w:t>ARTICLE 1 : DUREE</w:t>
      </w:r>
    </w:p>
    <w:p w14:paraId="0E4F1E28" w14:textId="77777777" w:rsidR="00615B70" w:rsidRPr="002840BE" w:rsidRDefault="00615B70" w:rsidP="00C34618">
      <w:pPr>
        <w:spacing w:after="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14:paraId="0C44AABE" w14:textId="77777777" w:rsidR="00615B70" w:rsidRPr="00EE65CD" w:rsidRDefault="00615B70" w:rsidP="00EE65C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E65CD">
        <w:rPr>
          <w:rFonts w:ascii="Times New Roman" w:hAnsi="Times New Roman" w:cs="Times New Roman"/>
          <w:sz w:val="24"/>
          <w:szCs w:val="24"/>
        </w:rPr>
        <w:t xml:space="preserve">Le présent </w:t>
      </w:r>
      <w:r w:rsidRPr="002840BE">
        <w:rPr>
          <w:rFonts w:ascii="Times New Roman" w:hAnsi="Times New Roman" w:cs="Times New Roman"/>
          <w:sz w:val="24"/>
          <w:szCs w:val="24"/>
        </w:rPr>
        <w:t xml:space="preserve">bail </w:t>
      </w:r>
      <w:r w:rsidR="002F43D9">
        <w:rPr>
          <w:rFonts w:ascii="Times New Roman" w:hAnsi="Times New Roman" w:cs="Times New Roman"/>
          <w:sz w:val="24"/>
          <w:szCs w:val="24"/>
        </w:rPr>
        <w:t xml:space="preserve">est fait pour une durée de </w:t>
      </w:r>
      <w:r w:rsidR="002F43D9" w:rsidRPr="002F43D9">
        <w:rPr>
          <w:rFonts w:ascii="Times New Roman" w:hAnsi="Times New Roman" w:cs="Times New Roman"/>
          <w:b/>
          <w:sz w:val="24"/>
          <w:szCs w:val="24"/>
        </w:rPr>
        <w:t>vingt-quatre</w:t>
      </w:r>
      <w:r w:rsidR="002F43D9">
        <w:rPr>
          <w:rFonts w:ascii="Times New Roman" w:hAnsi="Times New Roman" w:cs="Times New Roman"/>
          <w:b/>
          <w:sz w:val="24"/>
          <w:szCs w:val="24"/>
        </w:rPr>
        <w:t xml:space="preserve"> (24</w:t>
      </w:r>
      <w:r w:rsidR="009D1284" w:rsidRPr="00EE65CD">
        <w:rPr>
          <w:rFonts w:ascii="Times New Roman" w:hAnsi="Times New Roman" w:cs="Times New Roman"/>
          <w:b/>
          <w:sz w:val="24"/>
          <w:szCs w:val="24"/>
        </w:rPr>
        <w:t>) mois</w:t>
      </w:r>
      <w:r w:rsidR="009D1284" w:rsidRPr="002840BE">
        <w:rPr>
          <w:rFonts w:ascii="Times New Roman" w:hAnsi="Times New Roman" w:cs="Times New Roman"/>
          <w:sz w:val="24"/>
          <w:szCs w:val="24"/>
        </w:rPr>
        <w:t xml:space="preserve"> </w:t>
      </w:r>
      <w:r w:rsidRPr="00EE65CD">
        <w:rPr>
          <w:rFonts w:ascii="Times New Roman" w:hAnsi="Times New Roman" w:cs="Times New Roman"/>
          <w:sz w:val="24"/>
          <w:szCs w:val="24"/>
        </w:rPr>
        <w:t>à compter du</w:t>
      </w:r>
      <w:r w:rsidRPr="002840B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D1284" w:rsidRPr="00EE65CD">
        <w:rPr>
          <w:rFonts w:ascii="Times New Roman" w:eastAsia="Calibri" w:hAnsi="Times New Roman" w:cs="Times New Roman"/>
          <w:b/>
          <w:sz w:val="24"/>
          <w:szCs w:val="24"/>
        </w:rPr>
        <w:t>01/0</w:t>
      </w:r>
      <w:r w:rsidR="002F43D9">
        <w:rPr>
          <w:rFonts w:ascii="Times New Roman" w:eastAsia="Calibri" w:hAnsi="Times New Roman" w:cs="Times New Roman"/>
          <w:b/>
          <w:sz w:val="24"/>
          <w:szCs w:val="24"/>
        </w:rPr>
        <w:t>9</w:t>
      </w:r>
      <w:r w:rsidR="009D1284" w:rsidRPr="00EE65CD">
        <w:rPr>
          <w:rFonts w:ascii="Times New Roman" w:eastAsia="Calibri" w:hAnsi="Times New Roman" w:cs="Times New Roman"/>
          <w:b/>
          <w:sz w:val="24"/>
          <w:szCs w:val="24"/>
        </w:rPr>
        <w:t>/202</w:t>
      </w:r>
      <w:r w:rsidR="002F43D9">
        <w:rPr>
          <w:rFonts w:ascii="Times New Roman" w:eastAsia="Calibri" w:hAnsi="Times New Roman" w:cs="Times New Roman"/>
          <w:b/>
          <w:sz w:val="24"/>
          <w:szCs w:val="24"/>
        </w:rPr>
        <w:t xml:space="preserve">4 </w:t>
      </w:r>
      <w:r w:rsidRPr="00EE65CD">
        <w:rPr>
          <w:rFonts w:ascii="Times New Roman" w:hAnsi="Times New Roman" w:cs="Times New Roman"/>
          <w:sz w:val="24"/>
          <w:szCs w:val="24"/>
        </w:rPr>
        <w:t xml:space="preserve">Jusqu’au </w:t>
      </w:r>
      <w:r w:rsidR="002F43D9">
        <w:rPr>
          <w:rFonts w:ascii="Times New Roman" w:eastAsia="Calibri" w:hAnsi="Times New Roman" w:cs="Times New Roman"/>
          <w:b/>
          <w:sz w:val="24"/>
          <w:szCs w:val="24"/>
        </w:rPr>
        <w:t>31</w:t>
      </w:r>
      <w:r w:rsidR="009D1284" w:rsidRPr="00EE65CD">
        <w:rPr>
          <w:rFonts w:ascii="Times New Roman" w:eastAsia="Calibri" w:hAnsi="Times New Roman" w:cs="Times New Roman"/>
          <w:b/>
          <w:sz w:val="24"/>
          <w:szCs w:val="24"/>
        </w:rPr>
        <w:t>/0</w:t>
      </w:r>
      <w:r w:rsidR="002F43D9">
        <w:rPr>
          <w:rFonts w:ascii="Times New Roman" w:eastAsia="Calibri" w:hAnsi="Times New Roman" w:cs="Times New Roman"/>
          <w:b/>
          <w:sz w:val="24"/>
          <w:szCs w:val="24"/>
        </w:rPr>
        <w:t>8</w:t>
      </w:r>
      <w:r w:rsidR="009D1284" w:rsidRPr="00EE65CD">
        <w:rPr>
          <w:rFonts w:ascii="Times New Roman" w:eastAsia="Calibri" w:hAnsi="Times New Roman" w:cs="Times New Roman"/>
          <w:b/>
          <w:sz w:val="24"/>
          <w:szCs w:val="24"/>
        </w:rPr>
        <w:t>/202</w:t>
      </w:r>
      <w:r w:rsidR="002F43D9">
        <w:rPr>
          <w:rFonts w:ascii="Times New Roman" w:eastAsia="Calibri" w:hAnsi="Times New Roman" w:cs="Times New Roman"/>
          <w:b/>
          <w:sz w:val="24"/>
          <w:szCs w:val="24"/>
        </w:rPr>
        <w:t>6</w:t>
      </w:r>
      <w:r w:rsidR="009D1284" w:rsidRPr="002840B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156F611" w14:textId="77777777" w:rsidR="002F43D9" w:rsidRDefault="00615B70" w:rsidP="00C3461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40BE">
        <w:rPr>
          <w:rFonts w:ascii="Times New Roman" w:hAnsi="Times New Roman" w:cs="Times New Roman"/>
          <w:sz w:val="24"/>
          <w:szCs w:val="24"/>
        </w:rPr>
        <w:t xml:space="preserve">Il est renouvelable par tacite reconduction à la date d’effet. Sauf en cas de dénonciation par l’une ou l’autre </w:t>
      </w:r>
      <w:r w:rsidR="002F43D9" w:rsidRPr="002840BE">
        <w:rPr>
          <w:rFonts w:ascii="Times New Roman" w:hAnsi="Times New Roman" w:cs="Times New Roman"/>
          <w:sz w:val="24"/>
          <w:szCs w:val="24"/>
        </w:rPr>
        <w:t>des parties notifiées</w:t>
      </w:r>
      <w:r w:rsidRPr="002840BE">
        <w:rPr>
          <w:rFonts w:ascii="Times New Roman" w:hAnsi="Times New Roman" w:cs="Times New Roman"/>
          <w:sz w:val="24"/>
          <w:szCs w:val="24"/>
        </w:rPr>
        <w:t xml:space="preserve"> par lettre recommandée avec </w:t>
      </w:r>
      <w:r w:rsidRPr="002F43D9">
        <w:rPr>
          <w:rFonts w:ascii="Times New Roman" w:hAnsi="Times New Roman" w:cs="Times New Roman"/>
          <w:b/>
          <w:sz w:val="24"/>
          <w:szCs w:val="24"/>
        </w:rPr>
        <w:t>préavis</w:t>
      </w:r>
      <w:r w:rsidR="00C07233" w:rsidRPr="002F43D9">
        <w:rPr>
          <w:rFonts w:ascii="Times New Roman" w:hAnsi="Times New Roman" w:cs="Times New Roman"/>
          <w:b/>
          <w:sz w:val="24"/>
          <w:szCs w:val="24"/>
        </w:rPr>
        <w:t xml:space="preserve"> payant</w:t>
      </w:r>
      <w:r w:rsidRPr="002F43D9">
        <w:rPr>
          <w:rFonts w:ascii="Times New Roman" w:hAnsi="Times New Roman" w:cs="Times New Roman"/>
          <w:b/>
          <w:sz w:val="24"/>
          <w:szCs w:val="24"/>
        </w:rPr>
        <w:t xml:space="preserve"> de trois (03) mois.</w:t>
      </w:r>
    </w:p>
    <w:p w14:paraId="402AC91C" w14:textId="77777777" w:rsidR="008E7C39" w:rsidRDefault="002F43D9" w:rsidP="008E7C3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Bailleur a le plein droit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tout moment, dans l’optique de protéger son bien, de mettre fin au contrat avant son terme</w:t>
      </w:r>
      <w:r w:rsidR="008E7C39">
        <w:rPr>
          <w:rFonts w:ascii="Times New Roman" w:hAnsi="Times New Roman" w:cs="Times New Roman"/>
          <w:sz w:val="24"/>
          <w:szCs w:val="24"/>
        </w:rPr>
        <w:t xml:space="preserve"> </w:t>
      </w:r>
      <w:r w:rsidR="008E7C39" w:rsidRPr="002840BE">
        <w:rPr>
          <w:rFonts w:ascii="Times New Roman" w:hAnsi="Times New Roman" w:cs="Times New Roman"/>
          <w:sz w:val="24"/>
          <w:szCs w:val="24"/>
        </w:rPr>
        <w:t xml:space="preserve">avec </w:t>
      </w:r>
      <w:r w:rsidR="008E7C39" w:rsidRPr="002F43D9">
        <w:rPr>
          <w:rFonts w:ascii="Times New Roman" w:hAnsi="Times New Roman" w:cs="Times New Roman"/>
          <w:b/>
          <w:sz w:val="24"/>
          <w:szCs w:val="24"/>
        </w:rPr>
        <w:t>préavis payant de trois (03) mois.</w:t>
      </w:r>
    </w:p>
    <w:p w14:paraId="44721655" w14:textId="77777777" w:rsidR="002F43D9" w:rsidRPr="002F43D9" w:rsidRDefault="002F43D9" w:rsidP="00C346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7CF8894" w14:textId="77777777" w:rsidR="00F2621D" w:rsidRPr="00EE65CD" w:rsidRDefault="00F2621D" w:rsidP="00C346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B77D78" w14:textId="77777777" w:rsidR="00615B70" w:rsidRPr="002840BE" w:rsidRDefault="005B5216" w:rsidP="00C34618">
      <w:pPr>
        <w:spacing w:after="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2840BE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ARTICLE 2 : CLAUSES </w:t>
      </w:r>
      <w:r w:rsidR="00615B70" w:rsidRPr="002840BE">
        <w:rPr>
          <w:rFonts w:ascii="Times New Roman" w:eastAsia="Calibri" w:hAnsi="Times New Roman" w:cs="Times New Roman"/>
          <w:b/>
          <w:sz w:val="24"/>
          <w:szCs w:val="24"/>
          <w:u w:val="single"/>
        </w:rPr>
        <w:t>ET CONDITIONS</w:t>
      </w:r>
    </w:p>
    <w:p w14:paraId="5D55270E" w14:textId="77777777" w:rsidR="00F74721" w:rsidRPr="002840BE" w:rsidRDefault="00F74721" w:rsidP="00C346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6C82259" w14:textId="77777777" w:rsidR="00615B70" w:rsidRPr="002840BE" w:rsidRDefault="00F74721" w:rsidP="00C346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840BE">
        <w:rPr>
          <w:rFonts w:ascii="Times New Roman" w:hAnsi="Times New Roman" w:cs="Times New Roman"/>
          <w:sz w:val="24"/>
          <w:szCs w:val="24"/>
        </w:rPr>
        <w:t>Le présent bail es fait aux clauses et conditions suivantes que le locataire s’oblige à exécuter :</w:t>
      </w:r>
    </w:p>
    <w:p w14:paraId="66DA7723" w14:textId="77777777" w:rsidR="00615B70" w:rsidRPr="002840BE" w:rsidRDefault="00615B70" w:rsidP="00C346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6196C81" w14:textId="77777777" w:rsidR="00615B70" w:rsidRPr="002840BE" w:rsidRDefault="00F74721" w:rsidP="00C34618">
      <w:pPr>
        <w:spacing w:after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2840BE">
        <w:rPr>
          <w:rFonts w:ascii="Times New Roman" w:eastAsia="Calibri" w:hAnsi="Times New Roman" w:cs="Times New Roman"/>
          <w:b/>
          <w:sz w:val="24"/>
          <w:szCs w:val="24"/>
        </w:rPr>
        <w:t>1) ETAT DES LIEUX</w:t>
      </w:r>
    </w:p>
    <w:p w14:paraId="78647530" w14:textId="77777777" w:rsidR="00F74721" w:rsidRPr="008E7C39" w:rsidRDefault="00DC7D4C" w:rsidP="008E7C39">
      <w:pPr>
        <w:pStyle w:val="Listenabsatz"/>
        <w:numPr>
          <w:ilvl w:val="0"/>
          <w:numId w:val="5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E7C39">
        <w:rPr>
          <w:rFonts w:ascii="Times New Roman" w:eastAsia="Calibri" w:hAnsi="Times New Roman" w:cs="Times New Roman"/>
          <w:sz w:val="24"/>
          <w:szCs w:val="24"/>
        </w:rPr>
        <w:t>L</w:t>
      </w:r>
      <w:r w:rsidR="00F74721" w:rsidRPr="008E7C39">
        <w:rPr>
          <w:rFonts w:ascii="Times New Roman" w:eastAsia="Calibri" w:hAnsi="Times New Roman" w:cs="Times New Roman"/>
          <w:sz w:val="24"/>
          <w:szCs w:val="24"/>
        </w:rPr>
        <w:t xml:space="preserve">e locataire occupera les lieux loués dans l’état où ils se trouvent au moment de l’entrée en jouissance. </w:t>
      </w:r>
      <w:r w:rsidR="0065368B" w:rsidRPr="008E7C39">
        <w:rPr>
          <w:rFonts w:ascii="Times New Roman" w:eastAsia="Calibri" w:hAnsi="Times New Roman" w:cs="Times New Roman"/>
          <w:sz w:val="24"/>
          <w:szCs w:val="24"/>
        </w:rPr>
        <w:t>Un état des lieux est fait à l’entrée et à la sortie du locataire.</w:t>
      </w:r>
    </w:p>
    <w:p w14:paraId="40F0BAF5" w14:textId="77777777" w:rsidR="00BC0FDC" w:rsidRPr="008E7C39" w:rsidRDefault="00BC0FDC" w:rsidP="008E7C39">
      <w:pPr>
        <w:pStyle w:val="Listenabsatz"/>
        <w:numPr>
          <w:ilvl w:val="0"/>
          <w:numId w:val="5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E7C39">
        <w:rPr>
          <w:rFonts w:ascii="Times New Roman" w:eastAsia="Calibri" w:hAnsi="Times New Roman" w:cs="Times New Roman"/>
          <w:sz w:val="24"/>
          <w:szCs w:val="24"/>
        </w:rPr>
        <w:t>En fin de bail, le locataire restituera les locaux en état où il les a trouvés au moment de son entrée en jouissance ;</w:t>
      </w:r>
    </w:p>
    <w:p w14:paraId="6E41210B" w14:textId="77777777" w:rsidR="00BC0FDC" w:rsidRPr="008E7C39" w:rsidRDefault="00BC0FDC" w:rsidP="008E7C39">
      <w:pPr>
        <w:pStyle w:val="Listenabsatz"/>
        <w:numPr>
          <w:ilvl w:val="0"/>
          <w:numId w:val="5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E7C39">
        <w:rPr>
          <w:rFonts w:ascii="Times New Roman" w:eastAsia="Calibri" w:hAnsi="Times New Roman" w:cs="Times New Roman"/>
          <w:sz w:val="24"/>
          <w:szCs w:val="24"/>
        </w:rPr>
        <w:t>Le locataire aura à sa charge le remboursement des réparations pouvant lui incomber ;</w:t>
      </w:r>
    </w:p>
    <w:p w14:paraId="539D8D3E" w14:textId="77777777" w:rsidR="00615B70" w:rsidRPr="008E7C39" w:rsidRDefault="008E7C39" w:rsidP="008E7C39">
      <w:pPr>
        <w:pStyle w:val="Listenabsatz"/>
        <w:numPr>
          <w:ilvl w:val="0"/>
          <w:numId w:val="5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E7C39">
        <w:rPr>
          <w:rFonts w:ascii="Times New Roman" w:eastAsia="Calibri" w:hAnsi="Times New Roman" w:cs="Times New Roman"/>
          <w:sz w:val="24"/>
          <w:szCs w:val="24"/>
        </w:rPr>
        <w:t>Le bailleur</w:t>
      </w:r>
      <w:r w:rsidR="00E5370D" w:rsidRPr="008E7C39">
        <w:rPr>
          <w:rFonts w:ascii="Times New Roman" w:eastAsia="Calibri" w:hAnsi="Times New Roman" w:cs="Times New Roman"/>
          <w:sz w:val="24"/>
          <w:szCs w:val="24"/>
        </w:rPr>
        <w:t xml:space="preserve"> ne pourra être tenue pour responsable des dégâts causés directement </w:t>
      </w:r>
      <w:r w:rsidR="00F51D0F" w:rsidRPr="008E7C39">
        <w:rPr>
          <w:rFonts w:ascii="Times New Roman" w:eastAsia="Calibri" w:hAnsi="Times New Roman" w:cs="Times New Roman"/>
          <w:sz w:val="24"/>
          <w:szCs w:val="24"/>
        </w:rPr>
        <w:t>ou</w:t>
      </w:r>
      <w:r w:rsidR="00E5370D" w:rsidRPr="008E7C39">
        <w:rPr>
          <w:rFonts w:ascii="Times New Roman" w:eastAsia="Calibri" w:hAnsi="Times New Roman" w:cs="Times New Roman"/>
          <w:sz w:val="24"/>
          <w:szCs w:val="24"/>
        </w:rPr>
        <w:t xml:space="preserve"> indirectement par la pluie, la rouille, la foudre ou le vent, aux meubles</w:t>
      </w:r>
      <w:r w:rsidR="00C07233" w:rsidRPr="008E7C39">
        <w:rPr>
          <w:rFonts w:ascii="Times New Roman" w:eastAsia="Calibri" w:hAnsi="Times New Roman" w:cs="Times New Roman"/>
          <w:sz w:val="24"/>
          <w:szCs w:val="24"/>
        </w:rPr>
        <w:t xml:space="preserve"> et installations</w:t>
      </w:r>
      <w:r w:rsidR="00E5370D" w:rsidRPr="008E7C39">
        <w:rPr>
          <w:rFonts w:ascii="Times New Roman" w:eastAsia="Calibri" w:hAnsi="Times New Roman" w:cs="Times New Roman"/>
          <w:sz w:val="24"/>
          <w:szCs w:val="24"/>
        </w:rPr>
        <w:t xml:space="preserve"> se trouvant dans les lieux ;</w:t>
      </w:r>
    </w:p>
    <w:p w14:paraId="5E40733D" w14:textId="77777777" w:rsidR="00EE65CD" w:rsidRPr="00EE65CD" w:rsidRDefault="00EE65CD" w:rsidP="00C34618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991E4B1" w14:textId="77777777" w:rsidR="00EE65CD" w:rsidRPr="002840BE" w:rsidRDefault="00DC7D4C" w:rsidP="00C34618">
      <w:pPr>
        <w:spacing w:after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2840BE">
        <w:rPr>
          <w:rFonts w:ascii="Times New Roman" w:eastAsia="Calibri" w:hAnsi="Times New Roman" w:cs="Times New Roman"/>
          <w:b/>
          <w:sz w:val="24"/>
          <w:szCs w:val="24"/>
        </w:rPr>
        <w:t xml:space="preserve">2) TRANSFORMATIONS </w:t>
      </w:r>
    </w:p>
    <w:p w14:paraId="1CFF4BF8" w14:textId="77777777" w:rsidR="00DC7D4C" w:rsidRPr="008E7C39" w:rsidRDefault="00DC7D4C" w:rsidP="008E7C39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E7C39">
        <w:rPr>
          <w:rFonts w:ascii="Times New Roman" w:eastAsia="Calibri" w:hAnsi="Times New Roman" w:cs="Times New Roman"/>
          <w:sz w:val="24"/>
          <w:szCs w:val="24"/>
        </w:rPr>
        <w:t xml:space="preserve">Le Locataire </w:t>
      </w:r>
      <w:r w:rsidR="00B14DE6" w:rsidRPr="008E7C39">
        <w:rPr>
          <w:rFonts w:ascii="Times New Roman" w:eastAsia="Calibri" w:hAnsi="Times New Roman" w:cs="Times New Roman"/>
          <w:sz w:val="24"/>
          <w:szCs w:val="24"/>
        </w:rPr>
        <w:t>est autorisé à faire toute transformation qu’il jugera utile ;</w:t>
      </w:r>
    </w:p>
    <w:p w14:paraId="091231A1" w14:textId="77777777" w:rsidR="00B14DE6" w:rsidRPr="002840BE" w:rsidRDefault="00B14DE6" w:rsidP="00C34618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40BE">
        <w:rPr>
          <w:rFonts w:ascii="Times New Roman" w:eastAsia="Calibri" w:hAnsi="Times New Roman" w:cs="Times New Roman"/>
          <w:sz w:val="24"/>
          <w:szCs w:val="24"/>
        </w:rPr>
        <w:t>Il ne pourra toutefois :</w:t>
      </w:r>
    </w:p>
    <w:p w14:paraId="1A069A5F" w14:textId="77777777" w:rsidR="00B14DE6" w:rsidRPr="008E7C39" w:rsidRDefault="00B14DE6" w:rsidP="008E7C39">
      <w:pPr>
        <w:pStyle w:val="Listenabsatz"/>
        <w:numPr>
          <w:ilvl w:val="0"/>
          <w:numId w:val="6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E7C39">
        <w:rPr>
          <w:rFonts w:ascii="Times New Roman" w:eastAsia="Calibri" w:hAnsi="Times New Roman" w:cs="Times New Roman"/>
          <w:sz w:val="24"/>
          <w:szCs w:val="24"/>
        </w:rPr>
        <w:t xml:space="preserve">Changer </w:t>
      </w:r>
      <w:r w:rsidR="00F51D0F" w:rsidRPr="008E7C39">
        <w:rPr>
          <w:rFonts w:ascii="Times New Roman" w:eastAsia="Calibri" w:hAnsi="Times New Roman" w:cs="Times New Roman"/>
          <w:sz w:val="24"/>
          <w:szCs w:val="24"/>
        </w:rPr>
        <w:t>la disposition</w:t>
      </w:r>
      <w:r w:rsidRPr="008E7C39">
        <w:rPr>
          <w:rFonts w:ascii="Times New Roman" w:eastAsia="Calibri" w:hAnsi="Times New Roman" w:cs="Times New Roman"/>
          <w:sz w:val="24"/>
          <w:szCs w:val="24"/>
        </w:rPr>
        <w:t xml:space="preserve"> des </w:t>
      </w:r>
      <w:r w:rsidR="00F51D0F" w:rsidRPr="008E7C39">
        <w:rPr>
          <w:rFonts w:ascii="Times New Roman" w:eastAsia="Calibri" w:hAnsi="Times New Roman" w:cs="Times New Roman"/>
          <w:sz w:val="24"/>
          <w:szCs w:val="24"/>
        </w:rPr>
        <w:t>locaux</w:t>
      </w:r>
      <w:r w:rsidRPr="008E7C3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51D0F" w:rsidRPr="008E7C39">
        <w:rPr>
          <w:rFonts w:ascii="Times New Roman" w:eastAsia="Calibri" w:hAnsi="Times New Roman" w:cs="Times New Roman"/>
          <w:sz w:val="24"/>
          <w:szCs w:val="24"/>
        </w:rPr>
        <w:t>sans</w:t>
      </w:r>
      <w:r w:rsidRPr="008E7C39">
        <w:rPr>
          <w:rFonts w:ascii="Times New Roman" w:eastAsia="Calibri" w:hAnsi="Times New Roman" w:cs="Times New Roman"/>
          <w:sz w:val="24"/>
          <w:szCs w:val="24"/>
        </w:rPr>
        <w:t xml:space="preserve"> l’</w:t>
      </w:r>
      <w:r w:rsidR="00F51D0F" w:rsidRPr="008E7C39">
        <w:rPr>
          <w:rFonts w:ascii="Times New Roman" w:eastAsia="Calibri" w:hAnsi="Times New Roman" w:cs="Times New Roman"/>
          <w:sz w:val="24"/>
          <w:szCs w:val="24"/>
        </w:rPr>
        <w:t>autorisation</w:t>
      </w:r>
      <w:r w:rsidR="008E7C39" w:rsidRPr="008E7C39">
        <w:rPr>
          <w:rFonts w:ascii="Times New Roman" w:eastAsia="Calibri" w:hAnsi="Times New Roman" w:cs="Times New Roman"/>
          <w:sz w:val="24"/>
          <w:szCs w:val="24"/>
        </w:rPr>
        <w:t xml:space="preserve"> expresse et par écrit du</w:t>
      </w:r>
      <w:r w:rsidRPr="008E7C3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E7C39" w:rsidRPr="008E7C39">
        <w:rPr>
          <w:rFonts w:ascii="Times New Roman" w:eastAsia="Calibri" w:hAnsi="Times New Roman" w:cs="Times New Roman"/>
          <w:sz w:val="24"/>
          <w:szCs w:val="24"/>
        </w:rPr>
        <w:t>bailleur</w:t>
      </w:r>
      <w:r w:rsidRPr="008E7C39">
        <w:rPr>
          <w:rFonts w:ascii="Times New Roman" w:eastAsia="Calibri" w:hAnsi="Times New Roman" w:cs="Times New Roman"/>
          <w:sz w:val="24"/>
          <w:szCs w:val="24"/>
        </w:rPr>
        <w:t> ;</w:t>
      </w:r>
    </w:p>
    <w:p w14:paraId="0A5D00C9" w14:textId="77777777" w:rsidR="00615B70" w:rsidRPr="008E7C39" w:rsidRDefault="00B14DE6" w:rsidP="008E7C39">
      <w:pPr>
        <w:pStyle w:val="Listenabsatz"/>
        <w:numPr>
          <w:ilvl w:val="0"/>
          <w:numId w:val="6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E7C39">
        <w:rPr>
          <w:rFonts w:ascii="Times New Roman" w:eastAsia="Calibri" w:hAnsi="Times New Roman" w:cs="Times New Roman"/>
          <w:sz w:val="24"/>
          <w:szCs w:val="24"/>
        </w:rPr>
        <w:t xml:space="preserve">Toute construction ou </w:t>
      </w:r>
      <w:r w:rsidR="00F51D0F" w:rsidRPr="008E7C39">
        <w:rPr>
          <w:rFonts w:ascii="Times New Roman" w:eastAsia="Calibri" w:hAnsi="Times New Roman" w:cs="Times New Roman"/>
          <w:sz w:val="24"/>
          <w:szCs w:val="24"/>
        </w:rPr>
        <w:t>embellissements nouveaux aux murs, sol ou plafond ap</w:t>
      </w:r>
      <w:r w:rsidR="008E7C39" w:rsidRPr="008E7C39">
        <w:rPr>
          <w:rFonts w:ascii="Times New Roman" w:eastAsia="Calibri" w:hAnsi="Times New Roman" w:cs="Times New Roman"/>
          <w:sz w:val="24"/>
          <w:szCs w:val="24"/>
        </w:rPr>
        <w:t>partiendront de plein droit au</w:t>
      </w:r>
      <w:r w:rsidR="00F51D0F" w:rsidRPr="008E7C39">
        <w:rPr>
          <w:rFonts w:ascii="Times New Roman" w:eastAsia="Calibri" w:hAnsi="Times New Roman" w:cs="Times New Roman"/>
          <w:sz w:val="24"/>
          <w:szCs w:val="24"/>
        </w:rPr>
        <w:t xml:space="preserve"> b</w:t>
      </w:r>
      <w:r w:rsidR="008E7C39" w:rsidRPr="008E7C39">
        <w:rPr>
          <w:rFonts w:ascii="Times New Roman" w:eastAsia="Calibri" w:hAnsi="Times New Roman" w:cs="Times New Roman"/>
          <w:sz w:val="24"/>
          <w:szCs w:val="24"/>
        </w:rPr>
        <w:t>ailleur</w:t>
      </w:r>
      <w:r w:rsidR="00C07233" w:rsidRPr="008E7C39">
        <w:rPr>
          <w:rFonts w:ascii="Times New Roman" w:eastAsia="Calibri" w:hAnsi="Times New Roman" w:cs="Times New Roman"/>
          <w:sz w:val="24"/>
          <w:szCs w:val="24"/>
        </w:rPr>
        <w:t xml:space="preserve"> en fin de bail. Il </w:t>
      </w:r>
      <w:r w:rsidR="00F51D0F" w:rsidRPr="008E7C39">
        <w:rPr>
          <w:rFonts w:ascii="Times New Roman" w:eastAsia="Calibri" w:hAnsi="Times New Roman" w:cs="Times New Roman"/>
          <w:sz w:val="24"/>
          <w:szCs w:val="24"/>
        </w:rPr>
        <w:t>r</w:t>
      </w:r>
      <w:r w:rsidR="00C07233" w:rsidRPr="008E7C39">
        <w:rPr>
          <w:rFonts w:ascii="Times New Roman" w:eastAsia="Calibri" w:hAnsi="Times New Roman" w:cs="Times New Roman"/>
          <w:sz w:val="24"/>
          <w:szCs w:val="24"/>
        </w:rPr>
        <w:t>e</w:t>
      </w:r>
      <w:r w:rsidR="00F51D0F" w:rsidRPr="008E7C39">
        <w:rPr>
          <w:rFonts w:ascii="Times New Roman" w:eastAsia="Calibri" w:hAnsi="Times New Roman" w:cs="Times New Roman"/>
          <w:sz w:val="24"/>
          <w:szCs w:val="24"/>
        </w:rPr>
        <w:t>viendra au locataire de remettre les lieux en l’état où ils se trouvaient au moment de l’entrée en jouissance.</w:t>
      </w:r>
    </w:p>
    <w:p w14:paraId="2CF3E36E" w14:textId="77777777" w:rsidR="003A1B9A" w:rsidRPr="002840BE" w:rsidRDefault="003A1B9A" w:rsidP="00C34618">
      <w:pPr>
        <w:pStyle w:val="Listenabsatz"/>
        <w:spacing w:after="0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368C695" w14:textId="77777777" w:rsidR="00615B70" w:rsidRPr="002840BE" w:rsidRDefault="003A1B9A" w:rsidP="00C34618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40BE">
        <w:rPr>
          <w:rFonts w:ascii="Times New Roman" w:eastAsia="Calibri" w:hAnsi="Times New Roman" w:cs="Times New Roman"/>
          <w:b/>
          <w:sz w:val="24"/>
          <w:szCs w:val="24"/>
        </w:rPr>
        <w:t>3)</w:t>
      </w:r>
      <w:r w:rsidRPr="002840B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840BE">
        <w:rPr>
          <w:rFonts w:ascii="Times New Roman" w:eastAsia="Calibri" w:hAnsi="Times New Roman" w:cs="Times New Roman"/>
          <w:b/>
          <w:sz w:val="24"/>
          <w:szCs w:val="24"/>
        </w:rPr>
        <w:t>REGLEMENT URBAINS</w:t>
      </w:r>
    </w:p>
    <w:p w14:paraId="059710E2" w14:textId="77777777" w:rsidR="003A1B9A" w:rsidRPr="002840BE" w:rsidRDefault="00814607" w:rsidP="00C34618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40BE">
        <w:rPr>
          <w:rFonts w:ascii="Times New Roman" w:eastAsia="Calibri" w:hAnsi="Times New Roman" w:cs="Times New Roman"/>
          <w:sz w:val="24"/>
          <w:szCs w:val="24"/>
        </w:rPr>
        <w:t>Le locataire satisfera à toutes les prescriptions de police, voirie</w:t>
      </w:r>
      <w:r w:rsidR="00C07233">
        <w:rPr>
          <w:rFonts w:ascii="Times New Roman" w:eastAsia="Calibri" w:hAnsi="Times New Roman" w:cs="Times New Roman"/>
          <w:sz w:val="24"/>
          <w:szCs w:val="24"/>
        </w:rPr>
        <w:t>,</w:t>
      </w:r>
      <w:r w:rsidRPr="002840BE">
        <w:rPr>
          <w:rFonts w:ascii="Times New Roman" w:eastAsia="Calibri" w:hAnsi="Times New Roman" w:cs="Times New Roman"/>
          <w:sz w:val="24"/>
          <w:szCs w:val="24"/>
        </w:rPr>
        <w:t xml:space="preserve"> hygiène</w:t>
      </w:r>
      <w:r w:rsidR="00C07233">
        <w:rPr>
          <w:rFonts w:ascii="Times New Roman" w:eastAsia="Calibri" w:hAnsi="Times New Roman" w:cs="Times New Roman"/>
          <w:sz w:val="24"/>
          <w:szCs w:val="24"/>
        </w:rPr>
        <w:t xml:space="preserve"> et assurances</w:t>
      </w:r>
      <w:r w:rsidRPr="002840B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F6F5DE9" w14:textId="77777777" w:rsidR="00814607" w:rsidRPr="002840BE" w:rsidRDefault="00814607" w:rsidP="00C34618">
      <w:pPr>
        <w:spacing w:after="0"/>
        <w:jc w:val="both"/>
        <w:rPr>
          <w:ins w:id="0" w:author="user" w:date="2006-07-12T02:26:00Z"/>
          <w:rFonts w:ascii="Times New Roman" w:eastAsia="Calibri" w:hAnsi="Times New Roman" w:cs="Times New Roman"/>
          <w:sz w:val="24"/>
          <w:szCs w:val="24"/>
        </w:rPr>
      </w:pPr>
    </w:p>
    <w:p w14:paraId="3E7262C6" w14:textId="77777777" w:rsidR="00615B70" w:rsidRPr="002840BE" w:rsidRDefault="00615B70" w:rsidP="00C34618">
      <w:pPr>
        <w:spacing w:after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2840BE">
        <w:rPr>
          <w:rFonts w:ascii="Times New Roman" w:eastAsia="Calibri" w:hAnsi="Times New Roman" w:cs="Times New Roman"/>
          <w:b/>
          <w:sz w:val="24"/>
          <w:szCs w:val="24"/>
        </w:rPr>
        <w:t>4</w:t>
      </w:r>
      <w:r w:rsidR="00545A2D" w:rsidRPr="002840BE">
        <w:rPr>
          <w:rFonts w:ascii="Times New Roman" w:eastAsia="Calibri" w:hAnsi="Times New Roman" w:cs="Times New Roman"/>
          <w:b/>
          <w:sz w:val="24"/>
          <w:szCs w:val="24"/>
        </w:rPr>
        <w:t xml:space="preserve">) </w:t>
      </w:r>
      <w:r w:rsidRPr="002840BE">
        <w:rPr>
          <w:rFonts w:ascii="Times New Roman" w:eastAsia="Calibri" w:hAnsi="Times New Roman" w:cs="Times New Roman"/>
          <w:b/>
          <w:sz w:val="24"/>
          <w:szCs w:val="24"/>
        </w:rPr>
        <w:t>CESSION DE BAIL</w:t>
      </w:r>
    </w:p>
    <w:p w14:paraId="4544296F" w14:textId="77777777" w:rsidR="00615B70" w:rsidRPr="007B5D0F" w:rsidRDefault="00814607" w:rsidP="008E7C39">
      <w:pPr>
        <w:pStyle w:val="Listenabsatz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5D0F">
        <w:rPr>
          <w:rFonts w:ascii="Times New Roman" w:hAnsi="Times New Roman" w:cs="Times New Roman"/>
          <w:sz w:val="24"/>
          <w:szCs w:val="24"/>
        </w:rPr>
        <w:t xml:space="preserve">La sous location est </w:t>
      </w:r>
      <w:r w:rsidR="008E7C39" w:rsidRPr="007B5D0F">
        <w:rPr>
          <w:rFonts w:ascii="Times New Roman" w:hAnsi="Times New Roman" w:cs="Times New Roman"/>
          <w:sz w:val="24"/>
          <w:szCs w:val="24"/>
        </w:rPr>
        <w:t xml:space="preserve">strictement </w:t>
      </w:r>
      <w:r w:rsidR="004B33B8" w:rsidRPr="007B5D0F">
        <w:rPr>
          <w:rFonts w:ascii="Times New Roman" w:hAnsi="Times New Roman" w:cs="Times New Roman"/>
          <w:sz w:val="24"/>
          <w:szCs w:val="24"/>
        </w:rPr>
        <w:t>interdit</w:t>
      </w:r>
      <w:r w:rsidR="009D1284" w:rsidRPr="007B5D0F">
        <w:rPr>
          <w:rFonts w:ascii="Times New Roman" w:hAnsi="Times New Roman" w:cs="Times New Roman"/>
          <w:sz w:val="24"/>
          <w:szCs w:val="24"/>
        </w:rPr>
        <w:t>.</w:t>
      </w:r>
    </w:p>
    <w:p w14:paraId="62F6698E" w14:textId="11C68656" w:rsidR="008E7C39" w:rsidRPr="007B5D0F" w:rsidRDefault="008E7C39" w:rsidP="008E7C39">
      <w:pPr>
        <w:pStyle w:val="Listenabsatz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5D0F">
        <w:rPr>
          <w:rFonts w:ascii="Times New Roman" w:hAnsi="Times New Roman" w:cs="Times New Roman"/>
          <w:sz w:val="24"/>
          <w:szCs w:val="24"/>
        </w:rPr>
        <w:t>La transformation des lieux en un sanctuaire</w:t>
      </w:r>
      <w:r w:rsidR="007B5D0F" w:rsidRPr="007B5D0F">
        <w:rPr>
          <w:rFonts w:ascii="Times New Roman" w:hAnsi="Times New Roman" w:cs="Times New Roman"/>
          <w:sz w:val="24"/>
          <w:szCs w:val="24"/>
        </w:rPr>
        <w:t xml:space="preserve"> (église, etc…) </w:t>
      </w:r>
      <w:r w:rsidRPr="007B5D0F">
        <w:rPr>
          <w:rFonts w:ascii="Times New Roman" w:hAnsi="Times New Roman" w:cs="Times New Roman"/>
          <w:sz w:val="24"/>
          <w:szCs w:val="24"/>
        </w:rPr>
        <w:t xml:space="preserve"> de quelconque forme que ce soit est strictement interdit.</w:t>
      </w:r>
    </w:p>
    <w:p w14:paraId="223C4B73" w14:textId="77777777" w:rsidR="008E7C39" w:rsidRPr="007B5D0F" w:rsidRDefault="008E7C39" w:rsidP="008E7C39">
      <w:pPr>
        <w:pStyle w:val="Listenabsatz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5D0F">
        <w:rPr>
          <w:rFonts w:ascii="Times New Roman" w:hAnsi="Times New Roman" w:cs="Times New Roman"/>
          <w:sz w:val="24"/>
          <w:szCs w:val="24"/>
        </w:rPr>
        <w:t>Le bien ne peut en aucun cas être transformé en un établissement de restauration ou d’animation (bar, snack, etc…)</w:t>
      </w:r>
    </w:p>
    <w:p w14:paraId="7E272C9A" w14:textId="77777777" w:rsidR="008E7C39" w:rsidRPr="007B5D0F" w:rsidRDefault="008E7C39" w:rsidP="008E7C39">
      <w:pPr>
        <w:pStyle w:val="Listenabsatz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5D0F">
        <w:rPr>
          <w:rFonts w:ascii="Times New Roman" w:hAnsi="Times New Roman" w:cs="Times New Roman"/>
          <w:sz w:val="24"/>
          <w:szCs w:val="24"/>
        </w:rPr>
        <w:t>L’appartenance d’une quelconque manière que ce soit à un mouvement LGBTQ est strictement interdit.</w:t>
      </w:r>
    </w:p>
    <w:p w14:paraId="3FE70821" w14:textId="77777777" w:rsidR="00615B70" w:rsidRPr="002840BE" w:rsidRDefault="00615B70" w:rsidP="00C34618">
      <w:pPr>
        <w:spacing w:after="0"/>
        <w:jc w:val="both"/>
        <w:rPr>
          <w:ins w:id="1" w:author="user" w:date="2006-07-12T02:26:00Z"/>
          <w:rFonts w:ascii="Times New Roman" w:hAnsi="Times New Roman" w:cs="Times New Roman"/>
          <w:sz w:val="24"/>
          <w:szCs w:val="24"/>
        </w:rPr>
      </w:pPr>
    </w:p>
    <w:p w14:paraId="1D2FC151" w14:textId="77777777" w:rsidR="00EE65CD" w:rsidRPr="002840BE" w:rsidRDefault="00615B70" w:rsidP="00C34618">
      <w:pPr>
        <w:spacing w:after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2840BE">
        <w:rPr>
          <w:rFonts w:ascii="Times New Roman" w:eastAsia="Calibri" w:hAnsi="Times New Roman" w:cs="Times New Roman"/>
          <w:b/>
          <w:sz w:val="24"/>
          <w:szCs w:val="24"/>
        </w:rPr>
        <w:t>5</w:t>
      </w:r>
      <w:r w:rsidR="00814607" w:rsidRPr="002840BE">
        <w:rPr>
          <w:rFonts w:ascii="Times New Roman" w:eastAsia="Calibri" w:hAnsi="Times New Roman" w:cs="Times New Roman"/>
          <w:b/>
          <w:sz w:val="24"/>
          <w:szCs w:val="24"/>
        </w:rPr>
        <w:t xml:space="preserve">) </w:t>
      </w:r>
      <w:r w:rsidRPr="002840BE">
        <w:rPr>
          <w:rFonts w:ascii="Times New Roman" w:eastAsia="Calibri" w:hAnsi="Times New Roman" w:cs="Times New Roman"/>
          <w:b/>
          <w:sz w:val="24"/>
          <w:szCs w:val="24"/>
        </w:rPr>
        <w:t>IMPOTS ET DROIT D’ENREGISTREMENT</w:t>
      </w:r>
    </w:p>
    <w:p w14:paraId="4C180669" w14:textId="77777777" w:rsidR="00615B70" w:rsidRPr="002840BE" w:rsidRDefault="00615B70" w:rsidP="00C346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840BE">
        <w:rPr>
          <w:rFonts w:ascii="Times New Roman" w:hAnsi="Times New Roman" w:cs="Times New Roman"/>
          <w:sz w:val="24"/>
          <w:szCs w:val="24"/>
        </w:rPr>
        <w:t xml:space="preserve">Le </w:t>
      </w:r>
      <w:r w:rsidR="00814607" w:rsidRPr="002840BE">
        <w:rPr>
          <w:rFonts w:ascii="Times New Roman" w:hAnsi="Times New Roman" w:cs="Times New Roman"/>
          <w:sz w:val="24"/>
          <w:szCs w:val="24"/>
        </w:rPr>
        <w:t>locataire s’acquittera des impôts et droits d’enregistrement pouvant exister ou être établis à raison de son occupation des lieux loués. En particulier, il sera tenu pour responsable du paiement dans les délais des droits d’enregistremen</w:t>
      </w:r>
      <w:r w:rsidR="009D1284" w:rsidRPr="002840BE">
        <w:rPr>
          <w:rFonts w:ascii="Times New Roman" w:hAnsi="Times New Roman" w:cs="Times New Roman"/>
          <w:sz w:val="24"/>
          <w:szCs w:val="24"/>
        </w:rPr>
        <w:t>t dus à l’établissement du pré</w:t>
      </w:r>
      <w:r w:rsidR="00814607" w:rsidRPr="002840BE">
        <w:rPr>
          <w:rFonts w:ascii="Times New Roman" w:hAnsi="Times New Roman" w:cs="Times New Roman"/>
          <w:sz w:val="24"/>
          <w:szCs w:val="24"/>
        </w:rPr>
        <w:t>sen</w:t>
      </w:r>
      <w:r w:rsidR="009D1284" w:rsidRPr="002840BE">
        <w:rPr>
          <w:rFonts w:ascii="Times New Roman" w:hAnsi="Times New Roman" w:cs="Times New Roman"/>
          <w:sz w:val="24"/>
          <w:szCs w:val="24"/>
        </w:rPr>
        <w:t>t</w:t>
      </w:r>
      <w:r w:rsidR="00814607" w:rsidRPr="002840BE">
        <w:rPr>
          <w:rFonts w:ascii="Times New Roman" w:hAnsi="Times New Roman" w:cs="Times New Roman"/>
          <w:sz w:val="24"/>
          <w:szCs w:val="24"/>
        </w:rPr>
        <w:t xml:space="preserve"> bail ainsi qu’à chaque renouvellement.</w:t>
      </w:r>
      <w:r w:rsidR="008E7C39">
        <w:rPr>
          <w:rFonts w:ascii="Times New Roman" w:hAnsi="Times New Roman" w:cs="Times New Roman"/>
          <w:sz w:val="24"/>
          <w:szCs w:val="24"/>
        </w:rPr>
        <w:t xml:space="preserve"> </w:t>
      </w:r>
      <w:r w:rsidR="008E7C39" w:rsidRPr="008E7C39">
        <w:rPr>
          <w:rFonts w:ascii="Times New Roman" w:hAnsi="Times New Roman" w:cs="Times New Roman"/>
          <w:b/>
          <w:sz w:val="24"/>
          <w:szCs w:val="24"/>
        </w:rPr>
        <w:t>Ceci doit être fait avant l’occupation des lieux</w:t>
      </w:r>
      <w:r w:rsidR="008E7C3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BAB6A5" w14:textId="77777777" w:rsidR="00615B70" w:rsidRPr="002840BE" w:rsidRDefault="00615B70" w:rsidP="00C346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FDC33E" w14:textId="77777777" w:rsidR="00007621" w:rsidRPr="002840BE" w:rsidRDefault="00007621" w:rsidP="00C3461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40BE">
        <w:rPr>
          <w:rFonts w:ascii="Times New Roman" w:hAnsi="Times New Roman" w:cs="Times New Roman"/>
          <w:b/>
          <w:sz w:val="24"/>
          <w:szCs w:val="24"/>
        </w:rPr>
        <w:t xml:space="preserve">6) ASSURANCES </w:t>
      </w:r>
    </w:p>
    <w:p w14:paraId="1337D933" w14:textId="77777777" w:rsidR="00C818D2" w:rsidRPr="002840BE" w:rsidRDefault="00C818D2" w:rsidP="00C346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840BE">
        <w:rPr>
          <w:rFonts w:ascii="Times New Roman" w:hAnsi="Times New Roman" w:cs="Times New Roman"/>
          <w:sz w:val="24"/>
          <w:szCs w:val="24"/>
        </w:rPr>
        <w:t>Le locataire s’engage à souscrire une assurance habitation contre l’incendie, explosion risque domestique, mobilier et le recours des voisins. Il devra maintenir cette assurance pendant le cours du présent bail.</w:t>
      </w:r>
    </w:p>
    <w:p w14:paraId="60942B6E" w14:textId="77777777" w:rsidR="00C34618" w:rsidRDefault="00C34618" w:rsidP="00C346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F52F3C1" w14:textId="77777777" w:rsidR="00615B70" w:rsidRPr="002840BE" w:rsidRDefault="009676F5" w:rsidP="00C3461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40BE">
        <w:rPr>
          <w:rFonts w:ascii="Times New Roman" w:hAnsi="Times New Roman" w:cs="Times New Roman"/>
          <w:b/>
          <w:sz w:val="24"/>
          <w:szCs w:val="24"/>
        </w:rPr>
        <w:t xml:space="preserve">7) </w:t>
      </w:r>
      <w:r w:rsidR="00615B70" w:rsidRPr="002840BE">
        <w:rPr>
          <w:rFonts w:ascii="Times New Roman" w:hAnsi="Times New Roman" w:cs="Times New Roman"/>
          <w:b/>
          <w:sz w:val="24"/>
          <w:szCs w:val="24"/>
        </w:rPr>
        <w:t>VISITE DES LIEUX</w:t>
      </w:r>
    </w:p>
    <w:p w14:paraId="1C5DEFF5" w14:textId="77777777" w:rsidR="00615B70" w:rsidRPr="002840BE" w:rsidRDefault="00615B70" w:rsidP="00C346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840BE">
        <w:rPr>
          <w:rFonts w:ascii="Times New Roman" w:hAnsi="Times New Roman" w:cs="Times New Roman"/>
          <w:sz w:val="24"/>
          <w:szCs w:val="24"/>
        </w:rPr>
        <w:lastRenderedPageBreak/>
        <w:t xml:space="preserve">Le </w:t>
      </w:r>
      <w:r w:rsidR="00B30077" w:rsidRPr="002840BE">
        <w:rPr>
          <w:rFonts w:ascii="Times New Roman" w:hAnsi="Times New Roman" w:cs="Times New Roman"/>
          <w:sz w:val="24"/>
          <w:szCs w:val="24"/>
        </w:rPr>
        <w:t xml:space="preserve">locataire </w:t>
      </w:r>
      <w:r w:rsidR="008E7C39">
        <w:rPr>
          <w:rFonts w:ascii="Times New Roman" w:hAnsi="Times New Roman" w:cs="Times New Roman"/>
          <w:sz w:val="24"/>
          <w:szCs w:val="24"/>
        </w:rPr>
        <w:t>devra laisser le Bailleur</w:t>
      </w:r>
      <w:r w:rsidR="006A303F" w:rsidRPr="002840BE">
        <w:rPr>
          <w:rFonts w:ascii="Times New Roman" w:hAnsi="Times New Roman" w:cs="Times New Roman"/>
          <w:sz w:val="24"/>
          <w:szCs w:val="24"/>
        </w:rPr>
        <w:t xml:space="preserve"> </w:t>
      </w:r>
      <w:r w:rsidRPr="002840BE">
        <w:rPr>
          <w:rFonts w:ascii="Times New Roman" w:hAnsi="Times New Roman" w:cs="Times New Roman"/>
          <w:sz w:val="24"/>
          <w:szCs w:val="24"/>
        </w:rPr>
        <w:t xml:space="preserve">visiter </w:t>
      </w:r>
      <w:r w:rsidR="006A303F" w:rsidRPr="002840BE">
        <w:rPr>
          <w:rFonts w:ascii="Times New Roman" w:hAnsi="Times New Roman" w:cs="Times New Roman"/>
          <w:sz w:val="24"/>
          <w:szCs w:val="24"/>
        </w:rPr>
        <w:t>les</w:t>
      </w:r>
      <w:r w:rsidR="008E7C39">
        <w:rPr>
          <w:rFonts w:ascii="Times New Roman" w:hAnsi="Times New Roman" w:cs="Times New Roman"/>
          <w:sz w:val="24"/>
          <w:szCs w:val="24"/>
        </w:rPr>
        <w:t xml:space="preserve"> lieux loués chaque fois qu’il</w:t>
      </w:r>
      <w:r w:rsidR="006A303F" w:rsidRPr="002840BE">
        <w:rPr>
          <w:rFonts w:ascii="Times New Roman" w:hAnsi="Times New Roman" w:cs="Times New Roman"/>
          <w:sz w:val="24"/>
          <w:szCs w:val="24"/>
        </w:rPr>
        <w:t xml:space="preserve"> </w:t>
      </w:r>
      <w:r w:rsidRPr="002840BE">
        <w:rPr>
          <w:rFonts w:ascii="Times New Roman" w:hAnsi="Times New Roman" w:cs="Times New Roman"/>
          <w:sz w:val="24"/>
          <w:szCs w:val="24"/>
        </w:rPr>
        <w:t xml:space="preserve">jugera nécessaire. </w:t>
      </w:r>
      <w:r w:rsidR="008E7C39">
        <w:rPr>
          <w:rFonts w:ascii="Times New Roman" w:hAnsi="Times New Roman" w:cs="Times New Roman"/>
          <w:sz w:val="24"/>
          <w:szCs w:val="24"/>
        </w:rPr>
        <w:t>Au Bailleur</w:t>
      </w:r>
      <w:r w:rsidR="006A303F" w:rsidRPr="002840BE">
        <w:rPr>
          <w:rFonts w:ascii="Times New Roman" w:hAnsi="Times New Roman" w:cs="Times New Roman"/>
          <w:sz w:val="24"/>
          <w:szCs w:val="24"/>
        </w:rPr>
        <w:t xml:space="preserve"> de prévenir le locataire au moins 24 heures à l’avance.</w:t>
      </w:r>
    </w:p>
    <w:p w14:paraId="5ACB505C" w14:textId="77777777" w:rsidR="00615B70" w:rsidRPr="002840BE" w:rsidRDefault="00615B70" w:rsidP="00C346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D6C8C4" w14:textId="77777777" w:rsidR="00615B70" w:rsidRPr="002840BE" w:rsidRDefault="00615B70" w:rsidP="00C34618">
      <w:pPr>
        <w:spacing w:after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2840BE">
        <w:rPr>
          <w:rFonts w:ascii="Times New Roman" w:hAnsi="Times New Roman" w:cs="Times New Roman"/>
          <w:b/>
          <w:sz w:val="24"/>
          <w:szCs w:val="24"/>
        </w:rPr>
        <w:t>8</w:t>
      </w:r>
      <w:r w:rsidR="004351F1" w:rsidRPr="002840BE">
        <w:rPr>
          <w:rFonts w:ascii="Times New Roman" w:hAnsi="Times New Roman" w:cs="Times New Roman"/>
          <w:b/>
          <w:sz w:val="24"/>
          <w:szCs w:val="24"/>
        </w:rPr>
        <w:t>)</w:t>
      </w:r>
      <w:r w:rsidR="004351F1" w:rsidRPr="002840BE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 </w:t>
      </w:r>
      <w:r w:rsidRPr="002840BE">
        <w:rPr>
          <w:rFonts w:ascii="Times New Roman" w:eastAsia="Calibri" w:hAnsi="Times New Roman" w:cs="Times New Roman"/>
          <w:b/>
          <w:sz w:val="24"/>
          <w:szCs w:val="24"/>
        </w:rPr>
        <w:t>EAU ET ELECTRICITE</w:t>
      </w:r>
    </w:p>
    <w:p w14:paraId="7EE0DDE4" w14:textId="77777777" w:rsidR="00615B70" w:rsidRPr="002840BE" w:rsidRDefault="00615B70" w:rsidP="00C346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E65CD">
        <w:rPr>
          <w:rFonts w:ascii="Times New Roman" w:hAnsi="Times New Roman" w:cs="Times New Roman"/>
          <w:sz w:val="24"/>
          <w:szCs w:val="24"/>
        </w:rPr>
        <w:t xml:space="preserve">Le </w:t>
      </w:r>
      <w:r w:rsidR="00D35D13" w:rsidRPr="002840BE">
        <w:rPr>
          <w:rFonts w:ascii="Times New Roman" w:hAnsi="Times New Roman" w:cs="Times New Roman"/>
          <w:sz w:val="24"/>
          <w:szCs w:val="24"/>
        </w:rPr>
        <w:t xml:space="preserve">locataire </w:t>
      </w:r>
      <w:r w:rsidRPr="00EE65CD">
        <w:rPr>
          <w:rFonts w:ascii="Times New Roman" w:hAnsi="Times New Roman" w:cs="Times New Roman"/>
          <w:sz w:val="24"/>
          <w:szCs w:val="24"/>
        </w:rPr>
        <w:t>paiera directement aux concessionnaires le montant des abonnements et de sa conso</w:t>
      </w:r>
      <w:r w:rsidRPr="002840BE">
        <w:rPr>
          <w:rFonts w:ascii="Times New Roman" w:hAnsi="Times New Roman" w:cs="Times New Roman"/>
          <w:sz w:val="24"/>
          <w:szCs w:val="24"/>
        </w:rPr>
        <w:t>mmation d’électricité et d’eau</w:t>
      </w:r>
      <w:r w:rsidR="00E354C1">
        <w:rPr>
          <w:rFonts w:ascii="Times New Roman" w:hAnsi="Times New Roman" w:cs="Times New Roman"/>
          <w:sz w:val="24"/>
          <w:szCs w:val="24"/>
        </w:rPr>
        <w:t>.</w:t>
      </w:r>
    </w:p>
    <w:p w14:paraId="13AD7A1A" w14:textId="77777777" w:rsidR="00C34618" w:rsidRDefault="00C34618" w:rsidP="00C346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131FE1B" w14:textId="77777777" w:rsidR="00EE65CD" w:rsidRPr="002840BE" w:rsidRDefault="00EE65CD" w:rsidP="00C346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5EE104C" w14:textId="77777777" w:rsidR="00615B70" w:rsidRPr="002840BE" w:rsidRDefault="009164D9" w:rsidP="00C34618">
      <w:pPr>
        <w:spacing w:after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2840BE">
        <w:rPr>
          <w:rFonts w:ascii="Times New Roman" w:eastAsia="Calibri" w:hAnsi="Times New Roman" w:cs="Times New Roman"/>
          <w:b/>
          <w:sz w:val="24"/>
          <w:szCs w:val="24"/>
        </w:rPr>
        <w:t xml:space="preserve">9) </w:t>
      </w:r>
      <w:r w:rsidR="00615B70" w:rsidRPr="002840BE">
        <w:rPr>
          <w:rFonts w:ascii="Times New Roman" w:eastAsia="Calibri" w:hAnsi="Times New Roman" w:cs="Times New Roman"/>
          <w:b/>
          <w:sz w:val="24"/>
          <w:szCs w:val="24"/>
        </w:rPr>
        <w:t>REMISE DES CLES</w:t>
      </w:r>
    </w:p>
    <w:p w14:paraId="48F4202E" w14:textId="77777777" w:rsidR="00704B31" w:rsidRPr="002840BE" w:rsidRDefault="00615B70" w:rsidP="00EE65C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E65CD">
        <w:rPr>
          <w:rFonts w:ascii="Times New Roman" w:hAnsi="Times New Roman" w:cs="Times New Roman"/>
          <w:sz w:val="24"/>
          <w:szCs w:val="24"/>
        </w:rPr>
        <w:t xml:space="preserve">Le jour </w:t>
      </w:r>
      <w:r w:rsidR="00C07233">
        <w:rPr>
          <w:rFonts w:ascii="Times New Roman" w:hAnsi="Times New Roman" w:cs="Times New Roman"/>
          <w:sz w:val="24"/>
          <w:szCs w:val="24"/>
        </w:rPr>
        <w:t xml:space="preserve">où le Locataire </w:t>
      </w:r>
      <w:r w:rsidR="00704B31" w:rsidRPr="002840BE">
        <w:rPr>
          <w:rFonts w:ascii="Times New Roman" w:hAnsi="Times New Roman" w:cs="Times New Roman"/>
          <w:sz w:val="24"/>
          <w:szCs w:val="24"/>
        </w:rPr>
        <w:t xml:space="preserve">décide de quitter les lieux, </w:t>
      </w:r>
      <w:r w:rsidR="008E7C39">
        <w:rPr>
          <w:rFonts w:ascii="Times New Roman" w:hAnsi="Times New Roman" w:cs="Times New Roman"/>
          <w:sz w:val="24"/>
          <w:szCs w:val="24"/>
        </w:rPr>
        <w:t>il devra remettre les clefs au bailleur</w:t>
      </w:r>
      <w:r w:rsidR="00704B31" w:rsidRPr="002840BE">
        <w:rPr>
          <w:rFonts w:ascii="Times New Roman" w:hAnsi="Times New Roman" w:cs="Times New Roman"/>
          <w:sz w:val="24"/>
          <w:szCs w:val="24"/>
        </w:rPr>
        <w:t xml:space="preserve"> après la visite des locaux.</w:t>
      </w:r>
    </w:p>
    <w:p w14:paraId="588371BB" w14:textId="77777777" w:rsidR="00AC4DEF" w:rsidRDefault="00AC4DEF" w:rsidP="00C346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5AEF7C9" w14:textId="77777777" w:rsidR="00C07233" w:rsidRPr="002840BE" w:rsidRDefault="00C07233" w:rsidP="00C346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464C697" w14:textId="77777777" w:rsidR="00704B31" w:rsidRPr="002840BE" w:rsidRDefault="00704B31" w:rsidP="00C3461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40BE">
        <w:rPr>
          <w:rFonts w:ascii="Times New Roman" w:hAnsi="Times New Roman" w:cs="Times New Roman"/>
          <w:b/>
          <w:sz w:val="24"/>
          <w:szCs w:val="24"/>
        </w:rPr>
        <w:t>10) PRIX</w:t>
      </w:r>
    </w:p>
    <w:p w14:paraId="09237044" w14:textId="756238E6" w:rsidR="00704B31" w:rsidRPr="007B5D0F" w:rsidRDefault="00704B31" w:rsidP="00C346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840BE">
        <w:rPr>
          <w:rFonts w:ascii="Times New Roman" w:hAnsi="Times New Roman" w:cs="Times New Roman"/>
          <w:sz w:val="24"/>
          <w:szCs w:val="24"/>
        </w:rPr>
        <w:t xml:space="preserve">Le présent bail est </w:t>
      </w:r>
      <w:r w:rsidR="00C34618" w:rsidRPr="002840BE">
        <w:rPr>
          <w:rFonts w:ascii="Times New Roman" w:hAnsi="Times New Roman" w:cs="Times New Roman"/>
          <w:sz w:val="24"/>
          <w:szCs w:val="24"/>
        </w:rPr>
        <w:t>consenti</w:t>
      </w:r>
      <w:r w:rsidRPr="002840BE">
        <w:rPr>
          <w:rFonts w:ascii="Times New Roman" w:hAnsi="Times New Roman" w:cs="Times New Roman"/>
          <w:sz w:val="24"/>
          <w:szCs w:val="24"/>
        </w:rPr>
        <w:t xml:space="preserve"> et accepté moyennant un </w:t>
      </w:r>
      <w:r w:rsidRPr="007B5D0F">
        <w:rPr>
          <w:rFonts w:ascii="Times New Roman" w:hAnsi="Times New Roman" w:cs="Times New Roman"/>
          <w:b/>
          <w:sz w:val="24"/>
          <w:szCs w:val="24"/>
        </w:rPr>
        <w:t xml:space="preserve">loyer mensuel </w:t>
      </w:r>
      <w:r w:rsidR="009D1284" w:rsidRPr="007B5D0F">
        <w:rPr>
          <w:rFonts w:ascii="Times New Roman" w:hAnsi="Times New Roman" w:cs="Times New Roman"/>
          <w:b/>
          <w:sz w:val="24"/>
          <w:szCs w:val="24"/>
        </w:rPr>
        <w:t>de</w:t>
      </w:r>
      <w:r w:rsidR="009D1284" w:rsidRPr="007B5D0F">
        <w:rPr>
          <w:rFonts w:ascii="Times New Roman" w:hAnsi="Times New Roman" w:cs="Times New Roman"/>
          <w:sz w:val="24"/>
          <w:szCs w:val="24"/>
        </w:rPr>
        <w:t xml:space="preserve"> </w:t>
      </w:r>
      <w:r w:rsidR="008E7C39" w:rsidRPr="007B5D0F">
        <w:rPr>
          <w:rFonts w:ascii="Times New Roman" w:hAnsi="Times New Roman" w:cs="Times New Roman"/>
          <w:b/>
          <w:sz w:val="24"/>
          <w:szCs w:val="24"/>
        </w:rPr>
        <w:t>quarante-cinq</w:t>
      </w:r>
      <w:r w:rsidR="009D1284" w:rsidRPr="007B5D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7421B">
        <w:rPr>
          <w:rFonts w:ascii="Times New Roman" w:hAnsi="Times New Roman" w:cs="Times New Roman"/>
          <w:b/>
          <w:sz w:val="24"/>
          <w:szCs w:val="24"/>
        </w:rPr>
        <w:t xml:space="preserve">(45000) </w:t>
      </w:r>
      <w:r w:rsidR="009D1284" w:rsidRPr="007B5D0F">
        <w:rPr>
          <w:rFonts w:ascii="Times New Roman" w:hAnsi="Times New Roman" w:cs="Times New Roman"/>
          <w:b/>
          <w:sz w:val="24"/>
          <w:szCs w:val="24"/>
        </w:rPr>
        <w:t>mille francs CFA</w:t>
      </w:r>
      <w:r w:rsidR="00C34618" w:rsidRPr="007B5D0F">
        <w:rPr>
          <w:rFonts w:ascii="Times New Roman" w:hAnsi="Times New Roman" w:cs="Times New Roman"/>
          <w:sz w:val="24"/>
          <w:szCs w:val="24"/>
        </w:rPr>
        <w:t>.</w:t>
      </w:r>
    </w:p>
    <w:p w14:paraId="2F969946" w14:textId="3957C144" w:rsidR="004806F9" w:rsidRDefault="004806F9" w:rsidP="00C346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caution est l’équivalent de </w:t>
      </w:r>
      <w:r w:rsidRPr="004806F9">
        <w:rPr>
          <w:rFonts w:ascii="Times New Roman" w:hAnsi="Times New Roman" w:cs="Times New Roman"/>
          <w:b/>
          <w:sz w:val="24"/>
          <w:szCs w:val="24"/>
        </w:rPr>
        <w:t>deux (02) mois</w:t>
      </w:r>
      <w:r>
        <w:rPr>
          <w:rFonts w:ascii="Times New Roman" w:hAnsi="Times New Roman" w:cs="Times New Roman"/>
          <w:sz w:val="24"/>
          <w:szCs w:val="24"/>
        </w:rPr>
        <w:t xml:space="preserve"> de loyer soi</w:t>
      </w:r>
      <w:r w:rsidR="008251FA">
        <w:rPr>
          <w:rFonts w:ascii="Times New Roman" w:hAnsi="Times New Roman" w:cs="Times New Roman"/>
          <w:sz w:val="24"/>
          <w:szCs w:val="24"/>
        </w:rPr>
        <w:t xml:space="preserve">t </w:t>
      </w:r>
      <w:r w:rsidR="008251FA" w:rsidRPr="008251FA">
        <w:rPr>
          <w:rFonts w:ascii="Times New Roman" w:hAnsi="Times New Roman" w:cs="Times New Roman"/>
          <w:b/>
          <w:bCs/>
          <w:sz w:val="24"/>
          <w:szCs w:val="24"/>
        </w:rPr>
        <w:t xml:space="preserve">quatre-vingt-dix </w:t>
      </w:r>
      <w:r w:rsidR="008251FA">
        <w:rPr>
          <w:rFonts w:ascii="Times New Roman" w:hAnsi="Times New Roman" w:cs="Times New Roman"/>
          <w:b/>
          <w:bCs/>
          <w:sz w:val="24"/>
          <w:szCs w:val="24"/>
        </w:rPr>
        <w:t xml:space="preserve">(90) </w:t>
      </w:r>
      <w:r w:rsidR="008251FA" w:rsidRPr="008251FA">
        <w:rPr>
          <w:rFonts w:ascii="Times New Roman" w:hAnsi="Times New Roman" w:cs="Times New Roman"/>
          <w:b/>
          <w:bCs/>
          <w:sz w:val="24"/>
          <w:szCs w:val="24"/>
        </w:rPr>
        <w:t xml:space="preserve">mille </w:t>
      </w:r>
      <w:r w:rsidR="0077421B">
        <w:rPr>
          <w:rFonts w:ascii="Times New Roman" w:hAnsi="Times New Roman" w:cs="Times New Roman"/>
          <w:b/>
          <w:bCs/>
          <w:sz w:val="24"/>
          <w:szCs w:val="24"/>
        </w:rPr>
        <w:t xml:space="preserve">francs </w:t>
      </w:r>
      <w:r w:rsidR="008251FA" w:rsidRPr="008251FA">
        <w:rPr>
          <w:rFonts w:ascii="Times New Roman" w:hAnsi="Times New Roman" w:cs="Times New Roman"/>
          <w:b/>
          <w:bCs/>
          <w:sz w:val="24"/>
          <w:szCs w:val="24"/>
        </w:rPr>
        <w:t>CFA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82F197" w14:textId="77777777" w:rsidR="008E7C39" w:rsidRPr="007B5D0F" w:rsidRDefault="004806F9" w:rsidP="00C346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5D0F">
        <w:rPr>
          <w:rFonts w:ascii="Times New Roman" w:hAnsi="Times New Roman" w:cs="Times New Roman"/>
          <w:sz w:val="24"/>
          <w:szCs w:val="24"/>
        </w:rPr>
        <w:t xml:space="preserve">Les six (06) premiers mois de loyer doivent obligatoirement être payé à l’avance au même moment que la caution. </w:t>
      </w:r>
    </w:p>
    <w:p w14:paraId="1D7AFB8F" w14:textId="77777777" w:rsidR="008E7C39" w:rsidRPr="007B5D0F" w:rsidRDefault="008E7C39" w:rsidP="00C346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montant du loyer sera modifié à la hausse avant chaque fin de contrat. Ce qui stipule </w:t>
      </w:r>
      <w:r w:rsidRPr="008E7C39">
        <w:rPr>
          <w:rFonts w:ascii="Times New Roman" w:hAnsi="Times New Roman" w:cs="Times New Roman"/>
          <w:b/>
          <w:sz w:val="24"/>
          <w:szCs w:val="24"/>
        </w:rPr>
        <w:t>six (06) mois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5D0F">
        <w:rPr>
          <w:rFonts w:ascii="Times New Roman" w:hAnsi="Times New Roman" w:cs="Times New Roman"/>
          <w:sz w:val="24"/>
          <w:szCs w:val="24"/>
        </w:rPr>
        <w:t>avant la fin de chaque contrat le Bailleur informera par courrier le locataire sur le montant exact de l’augmentation.</w:t>
      </w:r>
    </w:p>
    <w:p w14:paraId="12115E4A" w14:textId="77777777" w:rsidR="00615B70" w:rsidRPr="002840BE" w:rsidRDefault="00615B70" w:rsidP="00C34618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F5AFF58" w14:textId="77777777" w:rsidR="00615B70" w:rsidRPr="002840BE" w:rsidRDefault="00615B70" w:rsidP="00C34618">
      <w:pPr>
        <w:spacing w:after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2840BE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704B31" w:rsidRPr="002840BE">
        <w:rPr>
          <w:rFonts w:ascii="Times New Roman" w:eastAsia="Calibri" w:hAnsi="Times New Roman" w:cs="Times New Roman"/>
          <w:b/>
          <w:sz w:val="24"/>
          <w:szCs w:val="24"/>
        </w:rPr>
        <w:t xml:space="preserve">1) </w:t>
      </w:r>
      <w:r w:rsidR="00704B31" w:rsidRPr="002840BE">
        <w:rPr>
          <w:rFonts w:ascii="Times New Roman" w:eastAsia="Calibri" w:hAnsi="Times New Roman" w:cs="Times New Roman"/>
          <w:b/>
          <w:sz w:val="24"/>
          <w:szCs w:val="24"/>
          <w:vertAlign w:val="superscript"/>
        </w:rPr>
        <w:t xml:space="preserve"> </w:t>
      </w:r>
      <w:r w:rsidR="0041382C" w:rsidRPr="002840BE">
        <w:rPr>
          <w:rFonts w:ascii="Times New Roman" w:eastAsia="Calibri" w:hAnsi="Times New Roman" w:cs="Times New Roman"/>
          <w:b/>
          <w:sz w:val="24"/>
          <w:szCs w:val="24"/>
        </w:rPr>
        <w:t>DEFAUT DE PAIEMENT</w:t>
      </w:r>
    </w:p>
    <w:p w14:paraId="2102B13B" w14:textId="77777777" w:rsidR="0041382C" w:rsidRPr="002840BE" w:rsidRDefault="0041382C" w:rsidP="00C34618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40BE">
        <w:rPr>
          <w:rFonts w:ascii="Times New Roman" w:eastAsia="Calibri" w:hAnsi="Times New Roman" w:cs="Times New Roman"/>
          <w:sz w:val="24"/>
          <w:szCs w:val="24"/>
        </w:rPr>
        <w:t>A défaut de paiement d’un seul terme de loyer à son échéance ou d’</w:t>
      </w:r>
      <w:r w:rsidR="00FA4EF9" w:rsidRPr="002840BE">
        <w:rPr>
          <w:rFonts w:ascii="Times New Roman" w:eastAsia="Calibri" w:hAnsi="Times New Roman" w:cs="Times New Roman"/>
          <w:sz w:val="24"/>
          <w:szCs w:val="24"/>
        </w:rPr>
        <w:t>exécution</w:t>
      </w:r>
      <w:r w:rsidRPr="002840BE">
        <w:rPr>
          <w:rFonts w:ascii="Times New Roman" w:eastAsia="Calibri" w:hAnsi="Times New Roman" w:cs="Times New Roman"/>
          <w:sz w:val="24"/>
          <w:szCs w:val="24"/>
        </w:rPr>
        <w:t xml:space="preserve"> d’une </w:t>
      </w:r>
      <w:r w:rsidR="00FA4EF9" w:rsidRPr="002840BE">
        <w:rPr>
          <w:rFonts w:ascii="Times New Roman" w:eastAsia="Calibri" w:hAnsi="Times New Roman" w:cs="Times New Roman"/>
          <w:sz w:val="24"/>
          <w:szCs w:val="24"/>
        </w:rPr>
        <w:t>quelconque</w:t>
      </w:r>
      <w:r w:rsidRPr="002840BE">
        <w:rPr>
          <w:rFonts w:ascii="Times New Roman" w:eastAsia="Calibri" w:hAnsi="Times New Roman" w:cs="Times New Roman"/>
          <w:sz w:val="24"/>
          <w:szCs w:val="24"/>
        </w:rPr>
        <w:t xml:space="preserve"> des clauses de bail, le </w:t>
      </w:r>
      <w:r w:rsidR="00FA4EF9" w:rsidRPr="002840BE">
        <w:rPr>
          <w:rFonts w:ascii="Times New Roman" w:eastAsia="Calibri" w:hAnsi="Times New Roman" w:cs="Times New Roman"/>
          <w:sz w:val="24"/>
          <w:szCs w:val="24"/>
        </w:rPr>
        <w:t>présent</w:t>
      </w:r>
      <w:r w:rsidRPr="002840B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A4EF9" w:rsidRPr="002840BE">
        <w:rPr>
          <w:rFonts w:ascii="Times New Roman" w:eastAsia="Calibri" w:hAnsi="Times New Roman" w:cs="Times New Roman"/>
          <w:sz w:val="24"/>
          <w:szCs w:val="24"/>
        </w:rPr>
        <w:t>contrat</w:t>
      </w:r>
      <w:r w:rsidRPr="002840BE">
        <w:rPr>
          <w:rFonts w:ascii="Times New Roman" w:eastAsia="Calibri" w:hAnsi="Times New Roman" w:cs="Times New Roman"/>
          <w:sz w:val="24"/>
          <w:szCs w:val="24"/>
        </w:rPr>
        <w:t xml:space="preserve"> sera résilié de plein droit sans formalités judiciaires, huit jours après une simple mise en demeure par lettre recommandée.</w:t>
      </w:r>
    </w:p>
    <w:p w14:paraId="7F55EB3D" w14:textId="77777777" w:rsidR="0041382C" w:rsidRPr="002840BE" w:rsidRDefault="0041382C" w:rsidP="00C34618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40BE">
        <w:rPr>
          <w:rFonts w:ascii="Times New Roman" w:eastAsia="Calibri" w:hAnsi="Times New Roman" w:cs="Times New Roman"/>
          <w:sz w:val="24"/>
          <w:szCs w:val="24"/>
        </w:rPr>
        <w:t>L’expulsion sera prononcée par simple ordonnance de référé, le tout sans préjudice de tous dommages et intérêts.</w:t>
      </w:r>
    </w:p>
    <w:p w14:paraId="1E2E75F4" w14:textId="77777777" w:rsidR="00FA4EF9" w:rsidRPr="002840BE" w:rsidRDefault="00FA4EF9" w:rsidP="00C34618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76FCF9A" w14:textId="77777777" w:rsidR="0041382C" w:rsidRPr="002840BE" w:rsidRDefault="0041382C" w:rsidP="00C34618">
      <w:pPr>
        <w:spacing w:after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2840BE">
        <w:rPr>
          <w:rFonts w:ascii="Times New Roman" w:eastAsia="Calibri" w:hAnsi="Times New Roman" w:cs="Times New Roman"/>
          <w:b/>
          <w:sz w:val="24"/>
          <w:szCs w:val="24"/>
        </w:rPr>
        <w:t>12) ELECTION DE DOMICILE</w:t>
      </w:r>
    </w:p>
    <w:p w14:paraId="177C4F78" w14:textId="77777777" w:rsidR="00FA4EF9" w:rsidRPr="002840BE" w:rsidRDefault="00FA4EF9" w:rsidP="00C34618">
      <w:pPr>
        <w:spacing w:after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7016046" w14:textId="77777777" w:rsidR="0041382C" w:rsidRPr="002840BE" w:rsidRDefault="0041382C" w:rsidP="00C34618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40BE">
        <w:rPr>
          <w:rFonts w:ascii="Times New Roman" w:eastAsia="Calibri" w:hAnsi="Times New Roman" w:cs="Times New Roman"/>
          <w:sz w:val="24"/>
          <w:szCs w:val="24"/>
        </w:rPr>
        <w:t xml:space="preserve">L’élection de domicile </w:t>
      </w:r>
      <w:r w:rsidR="00FA4EF9" w:rsidRPr="002840BE">
        <w:rPr>
          <w:rFonts w:ascii="Times New Roman" w:eastAsia="Calibri" w:hAnsi="Times New Roman" w:cs="Times New Roman"/>
          <w:sz w:val="24"/>
          <w:szCs w:val="24"/>
        </w:rPr>
        <w:t>entrainant</w:t>
      </w:r>
      <w:r w:rsidRPr="002840BE">
        <w:rPr>
          <w:rFonts w:ascii="Times New Roman" w:eastAsia="Calibri" w:hAnsi="Times New Roman" w:cs="Times New Roman"/>
          <w:sz w:val="24"/>
          <w:szCs w:val="24"/>
        </w:rPr>
        <w:t xml:space="preserve"> attribution de juridiction</w:t>
      </w:r>
      <w:r w:rsidR="00E354C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D72151" w14:textId="77777777" w:rsidR="0041382C" w:rsidRPr="002840BE" w:rsidRDefault="0041382C" w:rsidP="00C34618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A25E9A2" w14:textId="77777777" w:rsidR="00615B70" w:rsidRPr="00EE65CD" w:rsidRDefault="00615B70" w:rsidP="00EE65C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80B116" w14:textId="77777777" w:rsidR="00615B70" w:rsidRPr="002840BE" w:rsidRDefault="00615B70" w:rsidP="00C34618">
      <w:pPr>
        <w:spacing w:after="0"/>
        <w:ind w:left="3540" w:firstLine="708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2840BE">
        <w:rPr>
          <w:rFonts w:ascii="Times New Roman" w:eastAsia="Calibri" w:hAnsi="Times New Roman" w:cs="Times New Roman"/>
          <w:b/>
          <w:sz w:val="24"/>
          <w:szCs w:val="24"/>
        </w:rPr>
        <w:t>Fait à</w:t>
      </w:r>
      <w:r w:rsidR="00A213F3" w:rsidRPr="002840BE">
        <w:rPr>
          <w:rFonts w:ascii="Times New Roman" w:eastAsia="Calibri" w:hAnsi="Times New Roman" w:cs="Times New Roman"/>
          <w:b/>
          <w:sz w:val="24"/>
          <w:szCs w:val="24"/>
        </w:rPr>
        <w:t xml:space="preserve"> Douala</w:t>
      </w:r>
      <w:r w:rsidRPr="002840BE">
        <w:rPr>
          <w:rFonts w:ascii="Times New Roman" w:eastAsia="Calibri" w:hAnsi="Times New Roman" w:cs="Times New Roman"/>
          <w:b/>
          <w:sz w:val="24"/>
          <w:szCs w:val="24"/>
        </w:rPr>
        <w:t>, le</w:t>
      </w:r>
      <w:r w:rsidR="008E7C39">
        <w:rPr>
          <w:rFonts w:ascii="Times New Roman" w:eastAsia="Calibri" w:hAnsi="Times New Roman" w:cs="Times New Roman"/>
          <w:b/>
          <w:sz w:val="24"/>
          <w:szCs w:val="24"/>
        </w:rPr>
        <w:t xml:space="preserve"> ……. </w:t>
      </w:r>
      <w:r w:rsidR="002840BE" w:rsidRPr="002840BE">
        <w:rPr>
          <w:rFonts w:ascii="Times New Roman" w:eastAsia="Calibri" w:hAnsi="Times New Roman" w:cs="Times New Roman"/>
          <w:b/>
          <w:sz w:val="24"/>
          <w:szCs w:val="24"/>
        </w:rPr>
        <w:t>202</w:t>
      </w:r>
      <w:r w:rsidR="008E7C39">
        <w:rPr>
          <w:rFonts w:ascii="Times New Roman" w:eastAsia="Calibri" w:hAnsi="Times New Roman" w:cs="Times New Roman"/>
          <w:b/>
          <w:sz w:val="24"/>
          <w:szCs w:val="24"/>
        </w:rPr>
        <w:t>4</w:t>
      </w:r>
    </w:p>
    <w:p w14:paraId="53166C89" w14:textId="77777777" w:rsidR="00615B70" w:rsidRPr="002840BE" w:rsidRDefault="00615B70" w:rsidP="00C34618">
      <w:pPr>
        <w:spacing w:after="0"/>
        <w:ind w:left="2832" w:firstLine="708"/>
        <w:jc w:val="both"/>
        <w:rPr>
          <w:ins w:id="2" w:author="user" w:date="2006-07-12T02:26:00Z"/>
          <w:rFonts w:ascii="Times New Roman" w:eastAsia="Calibri" w:hAnsi="Times New Roman" w:cs="Times New Roman"/>
          <w:b/>
          <w:sz w:val="24"/>
          <w:szCs w:val="24"/>
        </w:rPr>
      </w:pPr>
    </w:p>
    <w:p w14:paraId="1E4EB1EB" w14:textId="77777777" w:rsidR="009B31E0" w:rsidRDefault="009B31E0" w:rsidP="00C3461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C0C384C" w14:textId="77777777" w:rsidR="009B31E0" w:rsidRPr="002840BE" w:rsidRDefault="009B31E0" w:rsidP="00C3461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BD890BB" w14:textId="77777777" w:rsidR="00615B70" w:rsidRPr="002840BE" w:rsidRDefault="00A213F3" w:rsidP="00C3461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40BE">
        <w:rPr>
          <w:rFonts w:ascii="Times New Roman" w:hAnsi="Times New Roman" w:cs="Times New Roman"/>
          <w:b/>
          <w:sz w:val="24"/>
          <w:szCs w:val="24"/>
        </w:rPr>
        <w:tab/>
      </w:r>
      <w:r w:rsidR="008E7C39">
        <w:rPr>
          <w:rFonts w:ascii="Times New Roman" w:eastAsia="Calibri" w:hAnsi="Times New Roman" w:cs="Times New Roman"/>
          <w:b/>
          <w:sz w:val="24"/>
          <w:szCs w:val="24"/>
        </w:rPr>
        <w:t>Le</w:t>
      </w:r>
      <w:r w:rsidR="00615B70" w:rsidRPr="002840BE">
        <w:rPr>
          <w:rFonts w:ascii="Times New Roman" w:eastAsia="Calibri" w:hAnsi="Times New Roman" w:cs="Times New Roman"/>
          <w:b/>
          <w:sz w:val="24"/>
          <w:szCs w:val="24"/>
        </w:rPr>
        <w:t xml:space="preserve"> Baille</w:t>
      </w:r>
      <w:r w:rsidR="008E7C39">
        <w:rPr>
          <w:rFonts w:ascii="Times New Roman" w:eastAsia="Calibri" w:hAnsi="Times New Roman" w:cs="Times New Roman"/>
          <w:b/>
          <w:sz w:val="24"/>
          <w:szCs w:val="24"/>
        </w:rPr>
        <w:t>ur</w:t>
      </w:r>
      <w:r w:rsidR="00615B70" w:rsidRPr="00EE65CD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615B70" w:rsidRPr="002840BE">
        <w:rPr>
          <w:rFonts w:ascii="Times New Roman" w:hAnsi="Times New Roman" w:cs="Times New Roman"/>
          <w:b/>
          <w:sz w:val="24"/>
          <w:szCs w:val="24"/>
        </w:rPr>
        <w:tab/>
        <w:t xml:space="preserve">    </w:t>
      </w:r>
      <w:r w:rsidR="00615B70" w:rsidRPr="002840BE">
        <w:rPr>
          <w:rFonts w:ascii="Times New Roman" w:hAnsi="Times New Roman" w:cs="Times New Roman"/>
          <w:b/>
          <w:sz w:val="24"/>
          <w:szCs w:val="24"/>
        </w:rPr>
        <w:tab/>
      </w:r>
      <w:r w:rsidR="00615B70" w:rsidRPr="00EE65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840BE">
        <w:rPr>
          <w:rFonts w:ascii="Times New Roman" w:hAnsi="Times New Roman" w:cs="Times New Roman"/>
          <w:b/>
          <w:sz w:val="24"/>
          <w:szCs w:val="24"/>
        </w:rPr>
        <w:tab/>
      </w:r>
      <w:r w:rsidRPr="002840BE">
        <w:rPr>
          <w:rFonts w:ascii="Times New Roman" w:hAnsi="Times New Roman" w:cs="Times New Roman"/>
          <w:b/>
          <w:sz w:val="24"/>
          <w:szCs w:val="24"/>
        </w:rPr>
        <w:tab/>
      </w:r>
      <w:r w:rsidR="00615B70" w:rsidRPr="00EE65CD">
        <w:rPr>
          <w:rFonts w:ascii="Times New Roman" w:hAnsi="Times New Roman" w:cs="Times New Roman"/>
          <w:b/>
          <w:sz w:val="24"/>
          <w:szCs w:val="24"/>
        </w:rPr>
        <w:t xml:space="preserve">         Le </w:t>
      </w:r>
      <w:r w:rsidRPr="002840BE">
        <w:rPr>
          <w:rFonts w:ascii="Times New Roman" w:hAnsi="Times New Roman" w:cs="Times New Roman"/>
          <w:b/>
          <w:sz w:val="24"/>
          <w:szCs w:val="24"/>
        </w:rPr>
        <w:t xml:space="preserve">Locataire </w:t>
      </w:r>
    </w:p>
    <w:p w14:paraId="0E35169A" w14:textId="77777777" w:rsidR="002840BE" w:rsidRPr="002840BE" w:rsidRDefault="002840BE" w:rsidP="00C34618">
      <w:pPr>
        <w:spacing w:after="0"/>
        <w:jc w:val="both"/>
        <w:rPr>
          <w:ins w:id="3" w:author="user" w:date="2006-07-12T02:26:00Z"/>
          <w:rFonts w:ascii="Times New Roman" w:eastAsia="Calibri" w:hAnsi="Times New Roman" w:cs="Times New Roman"/>
          <w:b/>
          <w:sz w:val="24"/>
          <w:szCs w:val="24"/>
        </w:rPr>
      </w:pPr>
    </w:p>
    <w:p w14:paraId="25B0BC0F" w14:textId="77777777" w:rsidR="00615B70" w:rsidRPr="002840BE" w:rsidRDefault="00A213F3" w:rsidP="00C34618">
      <w:pPr>
        <w:jc w:val="both"/>
        <w:rPr>
          <w:rFonts w:ascii="Times New Roman" w:hAnsi="Times New Roman" w:cs="Times New Roman"/>
          <w:sz w:val="24"/>
          <w:szCs w:val="24"/>
        </w:rPr>
      </w:pPr>
      <w:r w:rsidRPr="002840BE">
        <w:rPr>
          <w:rFonts w:ascii="Times New Roman" w:hAnsi="Times New Roman" w:cs="Times New Roman"/>
          <w:sz w:val="24"/>
          <w:szCs w:val="24"/>
        </w:rPr>
        <w:tab/>
      </w:r>
      <w:r w:rsidRPr="002840BE">
        <w:rPr>
          <w:rFonts w:ascii="Times New Roman" w:hAnsi="Times New Roman" w:cs="Times New Roman"/>
          <w:sz w:val="24"/>
          <w:szCs w:val="24"/>
        </w:rPr>
        <w:tab/>
      </w:r>
    </w:p>
    <w:p w14:paraId="082B4213" w14:textId="77777777" w:rsidR="00E66DAA" w:rsidRPr="002840BE" w:rsidRDefault="00BD2360" w:rsidP="00C3461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66DAA" w:rsidRPr="002840BE" w:rsidSect="00F2621D">
      <w:footerReference w:type="default" r:id="rId7"/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73A71" w14:textId="77777777" w:rsidR="00BD2360" w:rsidRDefault="00BD2360">
      <w:pPr>
        <w:spacing w:after="0" w:line="240" w:lineRule="auto"/>
      </w:pPr>
      <w:r>
        <w:separator/>
      </w:r>
    </w:p>
  </w:endnote>
  <w:endnote w:type="continuationSeparator" w:id="0">
    <w:p w14:paraId="2498FEAF" w14:textId="77777777" w:rsidR="00BD2360" w:rsidRDefault="00BD2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4792269"/>
      <w:docPartObj>
        <w:docPartGallery w:val="Page Numbers (Bottom of Page)"/>
        <w:docPartUnique/>
      </w:docPartObj>
    </w:sdtPr>
    <w:sdtEndPr/>
    <w:sdtContent>
      <w:p w14:paraId="60AC1285" w14:textId="77777777" w:rsidR="002727D2" w:rsidRDefault="00D9779B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496D">
          <w:rPr>
            <w:noProof/>
          </w:rPr>
          <w:t>2</w:t>
        </w:r>
        <w:r>
          <w:fldChar w:fldCharType="end"/>
        </w:r>
      </w:p>
    </w:sdtContent>
  </w:sdt>
  <w:p w14:paraId="444F583A" w14:textId="77777777" w:rsidR="002727D2" w:rsidRDefault="00BD236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36A3A" w14:textId="77777777" w:rsidR="00BD2360" w:rsidRDefault="00BD2360">
      <w:pPr>
        <w:spacing w:after="0" w:line="240" w:lineRule="auto"/>
      </w:pPr>
      <w:r>
        <w:separator/>
      </w:r>
    </w:p>
  </w:footnote>
  <w:footnote w:type="continuationSeparator" w:id="0">
    <w:p w14:paraId="67D8344E" w14:textId="77777777" w:rsidR="00BD2360" w:rsidRDefault="00BD23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024CC"/>
    <w:multiLevelType w:val="hybridMultilevel"/>
    <w:tmpl w:val="AE22DF44"/>
    <w:lvl w:ilvl="0" w:tplc="A55C24A8">
      <w:start w:val="30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976CE"/>
    <w:multiLevelType w:val="hybridMultilevel"/>
    <w:tmpl w:val="24AE9E58"/>
    <w:lvl w:ilvl="0" w:tplc="A55C24A8">
      <w:start w:val="30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1842AB"/>
    <w:multiLevelType w:val="hybridMultilevel"/>
    <w:tmpl w:val="A632537E"/>
    <w:lvl w:ilvl="0" w:tplc="A55C24A8">
      <w:start w:val="30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170C9"/>
    <w:multiLevelType w:val="hybridMultilevel"/>
    <w:tmpl w:val="55C0F80E"/>
    <w:lvl w:ilvl="0" w:tplc="A55C24A8">
      <w:start w:val="30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E2E4F1F"/>
    <w:multiLevelType w:val="hybridMultilevel"/>
    <w:tmpl w:val="54B03A88"/>
    <w:lvl w:ilvl="0" w:tplc="A55C24A8">
      <w:start w:val="30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A45C71"/>
    <w:multiLevelType w:val="hybridMultilevel"/>
    <w:tmpl w:val="4A8C4804"/>
    <w:lvl w:ilvl="0" w:tplc="A55C24A8">
      <w:start w:val="30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B70"/>
    <w:rsid w:val="00007621"/>
    <w:rsid w:val="00090C61"/>
    <w:rsid w:val="000A3162"/>
    <w:rsid w:val="002019FC"/>
    <w:rsid w:val="002840BE"/>
    <w:rsid w:val="002F43D9"/>
    <w:rsid w:val="00325E90"/>
    <w:rsid w:val="00362403"/>
    <w:rsid w:val="003A1B9A"/>
    <w:rsid w:val="003C1F84"/>
    <w:rsid w:val="0041382C"/>
    <w:rsid w:val="004351F1"/>
    <w:rsid w:val="00445C8A"/>
    <w:rsid w:val="004806F9"/>
    <w:rsid w:val="004A10ED"/>
    <w:rsid w:val="004B33B8"/>
    <w:rsid w:val="00545A2D"/>
    <w:rsid w:val="005B5216"/>
    <w:rsid w:val="00615B70"/>
    <w:rsid w:val="0065368B"/>
    <w:rsid w:val="006A303F"/>
    <w:rsid w:val="00704B31"/>
    <w:rsid w:val="00765494"/>
    <w:rsid w:val="0077421B"/>
    <w:rsid w:val="007B5D0F"/>
    <w:rsid w:val="00814607"/>
    <w:rsid w:val="008251FA"/>
    <w:rsid w:val="008C3098"/>
    <w:rsid w:val="008E7C39"/>
    <w:rsid w:val="009164D9"/>
    <w:rsid w:val="009676F5"/>
    <w:rsid w:val="009838C4"/>
    <w:rsid w:val="00985851"/>
    <w:rsid w:val="009B31E0"/>
    <w:rsid w:val="009D1284"/>
    <w:rsid w:val="00A213F3"/>
    <w:rsid w:val="00A4588F"/>
    <w:rsid w:val="00A52D43"/>
    <w:rsid w:val="00AC4DEF"/>
    <w:rsid w:val="00AE19B5"/>
    <w:rsid w:val="00B13CAB"/>
    <w:rsid w:val="00B14DE6"/>
    <w:rsid w:val="00B30077"/>
    <w:rsid w:val="00B72684"/>
    <w:rsid w:val="00BC0FDC"/>
    <w:rsid w:val="00BD2360"/>
    <w:rsid w:val="00C07233"/>
    <w:rsid w:val="00C34618"/>
    <w:rsid w:val="00C659B2"/>
    <w:rsid w:val="00C818D2"/>
    <w:rsid w:val="00CE509C"/>
    <w:rsid w:val="00CF7653"/>
    <w:rsid w:val="00D35D13"/>
    <w:rsid w:val="00D9779B"/>
    <w:rsid w:val="00DC7D4C"/>
    <w:rsid w:val="00E01F18"/>
    <w:rsid w:val="00E032ED"/>
    <w:rsid w:val="00E1496D"/>
    <w:rsid w:val="00E354C1"/>
    <w:rsid w:val="00E5370D"/>
    <w:rsid w:val="00EE65CD"/>
    <w:rsid w:val="00F03E24"/>
    <w:rsid w:val="00F2621D"/>
    <w:rsid w:val="00F51D0F"/>
    <w:rsid w:val="00F728D5"/>
    <w:rsid w:val="00F74721"/>
    <w:rsid w:val="00FA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89E52"/>
  <w15:chartTrackingRefBased/>
  <w15:docId w15:val="{138D8F27-D8A7-4866-AA67-5E7A2D981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15B70"/>
    <w:pPr>
      <w:spacing w:after="200" w:line="276" w:lineRule="auto"/>
    </w:pPr>
    <w:rPr>
      <w:rFonts w:eastAsiaTheme="minorEastAsia"/>
      <w:lang w:eastAsia="fr-FR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15B70"/>
    <w:pPr>
      <w:ind w:left="720"/>
      <w:contextualSpacing/>
    </w:pPr>
  </w:style>
  <w:style w:type="paragraph" w:styleId="Fuzeile">
    <w:name w:val="footer"/>
    <w:basedOn w:val="Standard"/>
    <w:link w:val="FuzeileZchn"/>
    <w:uiPriority w:val="99"/>
    <w:unhideWhenUsed/>
    <w:rsid w:val="00615B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15B70"/>
    <w:rPr>
      <w:rFonts w:eastAsiaTheme="minorEastAsia"/>
      <w:lang w:eastAsia="fr-FR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659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659B2"/>
    <w:rPr>
      <w:rFonts w:ascii="Segoe UI" w:eastAsiaTheme="minorEastAsia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703</Words>
  <Characters>4434</Characters>
  <Application>Microsoft Office Word</Application>
  <DocSecurity>0</DocSecurity>
  <Lines>36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mama</dc:creator>
  <cp:keywords/>
  <dc:description/>
  <cp:lastModifiedBy>Steve Borel Fossipe Kouemo</cp:lastModifiedBy>
  <cp:revision>3</cp:revision>
  <cp:lastPrinted>2023-03-22T11:03:00Z</cp:lastPrinted>
  <dcterms:created xsi:type="dcterms:W3CDTF">2024-08-06T20:14:00Z</dcterms:created>
  <dcterms:modified xsi:type="dcterms:W3CDTF">2024-08-06T20:21:00Z</dcterms:modified>
</cp:coreProperties>
</file>